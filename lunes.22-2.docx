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pacing w:val="0"/>
          <w:kern w:val="0"/>
          <w:sz w:val="140"/>
          <w:szCs w:val="140"/>
          <w:lang w:eastAsia="en-US"/>
        </w:rPr>
        <w:id w:val="368727639"/>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8504"/>
          </w:tblGrid>
          <w:tr w:rsidR="001900A5">
            <w:tc>
              <w:tcPr>
                <w:tcW w:w="10296" w:type="dxa"/>
              </w:tcPr>
              <w:p w:rsidR="001900A5" w:rsidRDefault="00E0048F" w:rsidP="001900A5">
                <w:pPr>
                  <w:pStyle w:val="Ttulo"/>
                  <w:rPr>
                    <w:sz w:val="140"/>
                    <w:szCs w:val="140"/>
                  </w:rPr>
                </w:pPr>
                <w:sdt>
                  <w:sdtPr>
                    <w:rPr>
                      <w:sz w:val="120"/>
                      <w:szCs w:val="120"/>
                    </w:rPr>
                    <w:alias w:val="Título"/>
                    <w:id w:val="1934172987"/>
                    <w:placeholder>
                      <w:docPart w:val="32998535FFBD461392DD92F21AD583F9"/>
                    </w:placeholder>
                    <w:dataBinding w:prefixMappings="xmlns:ns0='http://schemas.openxmlformats.org/package/2006/metadata/core-properties' xmlns:ns1='http://purl.org/dc/elements/1.1/'" w:xpath="/ns0:coreProperties[1]/ns1:title[1]" w:storeItemID="{6C3C8BC8-F283-45AE-878A-BAB7291924A1}"/>
                    <w:text/>
                  </w:sdtPr>
                  <w:sdtEndPr/>
                  <w:sdtContent>
                    <w:r w:rsidR="00266A77">
                      <w:rPr>
                        <w:sz w:val="120"/>
                        <w:szCs w:val="120"/>
                      </w:rPr>
                      <w:t>Aplicación de escritorio para la gestión de alumnos y certificados</w:t>
                    </w:r>
                  </w:sdtContent>
                </w:sdt>
              </w:p>
            </w:tc>
          </w:tr>
          <w:tr w:rsidR="001900A5">
            <w:tc>
              <w:tcPr>
                <w:tcW w:w="0" w:type="auto"/>
                <w:vAlign w:val="bottom"/>
              </w:tcPr>
              <w:p w:rsidR="001900A5" w:rsidRDefault="00E0048F" w:rsidP="001900A5">
                <w:pPr>
                  <w:pStyle w:val="Subttulo"/>
                </w:pPr>
                <w:sdt>
                  <w:sdtPr>
                    <w:rPr>
                      <w:sz w:val="44"/>
                      <w:szCs w:val="44"/>
                    </w:rPr>
                    <w:alias w:val="Subtítulo"/>
                    <w:id w:val="-899293849"/>
                    <w:placeholder>
                      <w:docPart w:val="5ED0258E2BEC4FEAB2100187957B70C9"/>
                    </w:placeholder>
                    <w:dataBinding w:prefixMappings="xmlns:ns0='http://schemas.openxmlformats.org/package/2006/metadata/core-properties' xmlns:ns1='http://purl.org/dc/elements/1.1/'" w:xpath="/ns0:coreProperties[1]/ns1:subject[1]" w:storeItemID="{6C3C8BC8-F283-45AE-878A-BAB7291924A1}"/>
                    <w:text/>
                  </w:sdtPr>
                  <w:sdtEndPr/>
                  <w:sdtContent>
                    <w:r w:rsidR="00266A77">
                      <w:rPr>
                        <w:sz w:val="44"/>
                        <w:szCs w:val="44"/>
                      </w:rPr>
                      <w:t>Memoria</w:t>
                    </w:r>
                  </w:sdtContent>
                </w:sdt>
              </w:p>
            </w:tc>
          </w:tr>
          <w:tr w:rsidR="001900A5">
            <w:trPr>
              <w:trHeight w:val="1152"/>
            </w:trPr>
            <w:tc>
              <w:tcPr>
                <w:tcW w:w="0" w:type="auto"/>
                <w:vAlign w:val="bottom"/>
              </w:tcPr>
              <w:p w:rsidR="001900A5" w:rsidRDefault="00E0048F">
                <w:pPr>
                  <w:rPr>
                    <w:color w:val="000000" w:themeColor="text1"/>
                    <w:sz w:val="24"/>
                    <w:szCs w:val="24"/>
                  </w:rPr>
                </w:pPr>
                <w:sdt>
                  <w:sdtPr>
                    <w:rPr>
                      <w:color w:val="000000" w:themeColor="text1"/>
                      <w:sz w:val="24"/>
                      <w:szCs w:val="24"/>
                    </w:rPr>
                    <w:alias w:val="Descripción breve"/>
                    <w:id w:val="624198434"/>
                    <w:showingPlcHdr/>
                    <w:dataBinding w:prefixMappings="xmlns:ns0='http://schemas.microsoft.com/office/2006/coverPageProps'" w:xpath="/ns0:CoverPageProperties[1]/ns0:Abstract[1]" w:storeItemID="{55AF091B-3C7A-41E3-B477-F2FDAA23CFDA}"/>
                    <w:text/>
                  </w:sdtPr>
                  <w:sdtEndPr/>
                  <w:sdtContent>
                    <w:r w:rsidR="001900A5">
                      <w:rPr>
                        <w:color w:val="000000" w:themeColor="text1"/>
                        <w:sz w:val="24"/>
                        <w:szCs w:val="24"/>
                      </w:rPr>
                      <w:t>[Escriba aquí una descripción breve del documento. Normalmente, una descripción breve es un resumen corto del contenido del documento. Escriba aquí una descripción breve del documento. Normalmente, una descripción breve es un resumen corto del contenido del documento.]</w:t>
                    </w:r>
                  </w:sdtContent>
                </w:sdt>
              </w:p>
            </w:tc>
          </w:tr>
        </w:tbl>
        <w:p w:rsidR="001900A5" w:rsidRDefault="001900A5">
          <w:r>
            <w:rPr>
              <w:noProof/>
              <w:lang w:eastAsia="es-ES"/>
            </w:rPr>
            <mc:AlternateContent>
              <mc:Choice Requires="wps">
                <w:drawing>
                  <wp:anchor distT="0" distB="0" distL="114300" distR="114300" simplePos="0" relativeHeight="251661312" behindDoc="1" locked="0" layoutInCell="1" allowOverlap="1" wp14:anchorId="4422CF28" wp14:editId="0671FB31">
                    <wp:simplePos x="0" y="0"/>
                    <wp:positionH relativeFrom="page">
                      <wp:align>center</wp:align>
                    </wp:positionH>
                    <wp:positionV relativeFrom="page">
                      <wp:align>center</wp:align>
                    </wp:positionV>
                    <wp:extent cx="7772400" cy="10058400"/>
                    <wp:effectExtent l="0" t="0" r="0" b="0"/>
                    <wp:wrapNone/>
                    <wp:docPr id="52" name="Rectángulo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6">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37503286" id="Rectángulo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" stroked="f" strokeweight="2pt">
                    <v:fill r:id="rId7" o:title="" recolor="t" rotate="t" type="frame"/>
                    <v:imagedata recolortarget="#333 [641]"/>
                    <w10:wrap anchorx="page" anchory="page"/>
                  </v:rect>
                </w:pict>
              </mc:Fallback>
            </mc:AlternateContent>
          </w:r>
          <w:r>
            <w:rPr>
              <w:noProof/>
              <w:lang w:eastAsia="es-ES"/>
            </w:rPr>
            <mc:AlternateContent>
              <mc:Choice Requires="wps">
                <w:drawing>
                  <wp:anchor distT="0" distB="0" distL="114300" distR="114300" simplePos="0" relativeHeight="251659264" behindDoc="0" locked="0" layoutInCell="1" allowOverlap="1" wp14:anchorId="5DBE291E" wp14:editId="633C4514">
                    <wp:simplePos x="0" y="0"/>
                    <mc:AlternateContent>
                      <mc:Choice Requires="wp14">
                        <wp:positionH relativeFrom="margin">
                          <wp14:pctPosHOffset>0</wp14:pctPosHOffset>
                        </wp:positionH>
                      </mc:Choice>
                      <mc:Fallback>
                        <wp:positionH relativeFrom="page">
                          <wp:posOffset>1080135</wp:posOffset>
                        </wp:positionH>
                      </mc:Fallback>
                    </mc:AlternateContent>
                    <wp:positionV relativeFrom="margin">
                      <wp:align>bottom</wp:align>
                    </wp:positionV>
                    <wp:extent cx="5943600" cy="389890"/>
                    <wp:effectExtent l="0" t="0" r="0" b="0"/>
                    <wp:wrapNone/>
                    <wp:docPr id="53" name="Cuadro de texto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date w:fullDate="2016-02-17T00:00:00Z">
                                    <w:dateFormat w:val="d-M-yyyy"/>
                                    <w:lid w:val="es-ES"/>
                                    <w:storeMappedDataAs w:val="dateTime"/>
                                    <w:calendar w:val="gregorian"/>
                                  </w:date>
                                </w:sdtPr>
                                <w:sdtEndPr/>
                                <w:sdtContent>
                                  <w:p w:rsidR="001900A5" w:rsidRDefault="001900A5">
                                    <w:pPr>
                                      <w:pStyle w:val="Subttulo"/>
                                      <w:spacing w:after="0" w:line="240" w:lineRule="auto"/>
                                    </w:pPr>
                                    <w:r>
                                      <w:t>17-2-2016</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w14:anchorId="5DBE291E" id="_x0000_t202" coordsize="21600,21600" o:spt="202" path="m,l,21600r21600,l21600,xe">
                    <v:stroke joinstyle="miter"/>
                    <v:path gradientshapeok="t" o:connecttype="rect"/>
                  </v:shapetype>
                  <v:shape id="Cuadro de texto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" filled="f" stroked="f" strokeweight=".5pt">
                    <v:textbox style="mso-fit-shape-to-text:t">
                      <w:txbxContent>
                        <w:sdt>
                          <w:sdtPr>
                            <w:id w:val="1631521841"/>
                            <w:date w:fullDate="2016-02-17T00:00:00Z">
                              <w:dateFormat w:val="d-M-yyyy"/>
                              <w:lid w:val="es-ES"/>
                              <w:storeMappedDataAs w:val="dateTime"/>
                              <w:calendar w:val="gregorian"/>
                            </w:date>
                          </w:sdtPr>
                          <w:sdtEndPr/>
                          <w:sdtContent>
                            <w:p w:rsidR="001900A5" w:rsidRDefault="001900A5">
                              <w:pPr>
                                <w:pStyle w:val="Subttulo"/>
                                <w:spacing w:after="0" w:line="240" w:lineRule="auto"/>
                              </w:pPr>
                              <w:r>
                                <w:t>17-2-2016</w:t>
                              </w:r>
                            </w:p>
                          </w:sdtContent>
                        </w:sdt>
                      </w:txbxContent>
                    </v:textbox>
                    <w10:wrap anchorx="margin" anchory="margin"/>
                  </v:shape>
                </w:pict>
              </mc:Fallback>
            </mc:AlternateContent>
          </w:r>
          <w:r>
            <w:rPr>
              <w:noProof/>
              <w:lang w:eastAsia="es-ES"/>
            </w:rPr>
            <mc:AlternateContent>
              <mc:Choice Requires="wps">
                <w:drawing>
                  <wp:anchor distT="0" distB="0" distL="114300" distR="114300" simplePos="0" relativeHeight="251660288" behindDoc="0" locked="0" layoutInCell="1" allowOverlap="1" wp14:anchorId="1A3300A9" wp14:editId="31AD188E">
                    <wp:simplePos x="0" y="0"/>
                    <wp:positionH relativeFrom="page">
                      <wp:align>center</wp:align>
                    </wp:positionH>
                    <wp:positionV relativeFrom="page">
                      <wp:align>top</wp:align>
                    </wp:positionV>
                    <wp:extent cx="5943600" cy="2057400"/>
                    <wp:effectExtent l="0" t="0" r="0" b="0"/>
                    <wp:wrapNone/>
                    <wp:docPr id="54" name="Rectángulo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w14:anchorId="57A50AFB" id="Rectángulo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" fillcolor="#4f81bd [3204]" stroked="f" strokeweight="2pt">
                    <w10:wrap anchorx="page" anchory="page"/>
                  </v:rect>
                </w:pict>
              </mc:Fallback>
            </mc:AlternateContent>
          </w:r>
          <w:r>
            <w:rPr>
              <w:noProof/>
              <w:lang w:eastAsia="es-ES"/>
            </w:rPr>
            <mc:AlternateContent>
              <mc:Choice Requires="wps">
                <w:drawing>
                  <wp:anchor distT="0" distB="0" distL="114300" distR="114300" simplePos="0" relativeHeight="251662336" behindDoc="0" locked="0" layoutInCell="1" allowOverlap="1" wp14:anchorId="5893CC29" wp14:editId="390C3329">
                    <wp:simplePos x="0" y="0"/>
                    <wp:positionH relativeFrom="margin">
                      <wp:align>center</wp:align>
                    </wp:positionH>
                    <wp:positionV relativeFrom="margin">
                      <wp:align>bottom</wp:align>
                    </wp:positionV>
                    <wp:extent cx="5943600" cy="36195"/>
                    <wp:effectExtent l="0" t="0" r="0" b="0"/>
                    <wp:wrapNone/>
                    <wp:docPr id="55" name="Rectángulo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3F20DECF" id="Rectángulo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" fillcolor="#4f81bd [3204]" stroked="f" strokeweight="2pt">
                    <w10:wrap anchorx="margin" anchory="margin"/>
                  </v:rect>
                </w:pict>
              </mc:Fallback>
            </mc:AlternateContent>
          </w:r>
          <w:r>
            <w:br w:type="page"/>
          </w:r>
        </w:p>
      </w:sdtContent>
    </w:sdt>
    <w:p w:rsidR="00F72F7C" w:rsidRDefault="00F72F7C"/>
    <w:p w:rsidR="001900A5" w:rsidRDefault="001900A5"/>
    <w:p w:rsidR="001900A5" w:rsidRDefault="001900A5"/>
    <w:p w:rsidR="001900A5" w:rsidRDefault="001900A5"/>
    <w:p w:rsidR="001900A5" w:rsidRDefault="001900A5"/>
    <w:p w:rsidR="001900A5" w:rsidRDefault="001900A5"/>
    <w:p w:rsidR="001900A5" w:rsidRDefault="001900A5">
      <w:r>
        <w:br w:type="page"/>
      </w:r>
    </w:p>
    <w:p w:rsidR="00266A77" w:rsidRDefault="00266A77" w:rsidP="001900A5">
      <w:pPr>
        <w:pStyle w:val="Ttulo1"/>
      </w:pPr>
      <w:r w:rsidRPr="00266A77">
        <w:lastRenderedPageBreak/>
        <w:t>https://riunet.upv.es/bitstream/handle/10251/38745/Memoria.pdf?sequence=1</w:t>
      </w:r>
    </w:p>
    <w:p w:rsidR="001900A5" w:rsidRDefault="001900A5" w:rsidP="001900A5">
      <w:pPr>
        <w:pStyle w:val="Ttulo1"/>
      </w:pPr>
      <w:r>
        <w:t>Resumen</w:t>
      </w:r>
    </w:p>
    <w:p w:rsidR="001900A5" w:rsidRDefault="001900A5" w:rsidP="001900A5"/>
    <w:p w:rsidR="009273F4" w:rsidRDefault="009273F4" w:rsidP="001900A5">
      <w:r>
        <w:t>Desarrollo de una aplicación de escritorio a medida para la empresa ADESOS para</w:t>
      </w:r>
      <w:r w:rsidRPr="009273F4">
        <w:t xml:space="preserve"> </w:t>
      </w:r>
      <w:r>
        <w:t>gestionar los certificados y los alumnos de la empresa y facilitarles acceder a la información de sus certificados y los alumnos que los reciben, también poder obtener pdf´s con la información de los alumnos, los certificados que actualmente se imparten y los que se han impartido, las notas de los alumnos y las estadísticas que puedan surgir del cruce de datos.</w:t>
      </w:r>
    </w:p>
    <w:p w:rsidR="00266A77" w:rsidRDefault="00266A77" w:rsidP="001900A5"/>
    <w:p w:rsidR="00266A77" w:rsidRDefault="00266A77" w:rsidP="001900A5"/>
    <w:p w:rsidR="00266A77" w:rsidRDefault="00266A77" w:rsidP="001900A5"/>
    <w:p w:rsidR="00266A77" w:rsidRDefault="00266A77" w:rsidP="001900A5"/>
    <w:p w:rsidR="00266A77" w:rsidRDefault="00266A77" w:rsidP="000536AA">
      <w:pPr>
        <w:pStyle w:val="Ttulo1"/>
      </w:pPr>
      <w:r>
        <w:t>Análisis</w:t>
      </w:r>
    </w:p>
    <w:p w:rsidR="00266A77" w:rsidRDefault="00266A77" w:rsidP="00266A77"/>
    <w:p w:rsidR="00266A77" w:rsidRDefault="00266A77" w:rsidP="00266A77">
      <w:pPr>
        <w:pStyle w:val="Ttulo2"/>
        <w:numPr>
          <w:ilvl w:val="0"/>
          <w:numId w:val="1"/>
        </w:numPr>
      </w:pPr>
      <w:r>
        <w:t xml:space="preserve">Objetivos </w:t>
      </w:r>
    </w:p>
    <w:p w:rsidR="00266A77" w:rsidRDefault="00266A77" w:rsidP="000536AA"/>
    <w:p w:rsidR="000536AA" w:rsidRPr="00A849C2" w:rsidRDefault="000536AA" w:rsidP="000536AA">
      <w:pPr>
        <w:pStyle w:val="Textoindependienteprimerasangra"/>
        <w:rPr>
          <w:rFonts w:asciiTheme="minorHAnsi" w:hAnsiTheme="minorHAnsi"/>
          <w:sz w:val="22"/>
        </w:rPr>
      </w:pPr>
      <w:r w:rsidRPr="00A849C2">
        <w:rPr>
          <w:rFonts w:asciiTheme="minorHAnsi" w:hAnsiTheme="minorHAnsi"/>
          <w:sz w:val="22"/>
        </w:rPr>
        <w:t>El objetivo de esta aplicación es construir una interfaz gráfica para gestionar los certificados que se imparte</w:t>
      </w:r>
      <w:r w:rsidR="00AA16A9" w:rsidRPr="00A849C2">
        <w:rPr>
          <w:rFonts w:asciiTheme="minorHAnsi" w:hAnsiTheme="minorHAnsi"/>
          <w:sz w:val="22"/>
        </w:rPr>
        <w:t xml:space="preserve">n en ADESOS, </w:t>
      </w:r>
      <w:r w:rsidRPr="00A849C2">
        <w:rPr>
          <w:rFonts w:asciiTheme="minorHAnsi" w:hAnsiTheme="minorHAnsi"/>
          <w:sz w:val="22"/>
        </w:rPr>
        <w:t>facilitar la gestión de los certificados como es el papeleo de la formación de los grupos, la gestión de las pruebas a realizar, además de cálculo de las notas, así como de las notas finales.</w:t>
      </w:r>
    </w:p>
    <w:p w:rsidR="005B7992" w:rsidRPr="00A849C2" w:rsidRDefault="005B7992" w:rsidP="000536AA">
      <w:pPr>
        <w:pStyle w:val="Textoindependienteprimerasangra"/>
        <w:rPr>
          <w:rFonts w:asciiTheme="minorHAnsi" w:hAnsiTheme="minorHAnsi"/>
          <w:sz w:val="22"/>
        </w:rPr>
      </w:pPr>
    </w:p>
    <w:p w:rsidR="005B7992" w:rsidRPr="00A849C2" w:rsidRDefault="005B7992" w:rsidP="000536AA">
      <w:pPr>
        <w:pStyle w:val="Textoindependienteprimerasangra"/>
        <w:rPr>
          <w:rFonts w:asciiTheme="minorHAnsi" w:hAnsiTheme="minorHAnsi"/>
          <w:sz w:val="22"/>
        </w:rPr>
      </w:pPr>
      <w:r w:rsidRPr="00A849C2">
        <w:rPr>
          <w:rFonts w:asciiTheme="minorHAnsi" w:hAnsiTheme="minorHAnsi"/>
          <w:sz w:val="22"/>
        </w:rPr>
        <w:t xml:space="preserve">Los </w:t>
      </w:r>
      <w:r w:rsidRPr="00A849C2">
        <w:rPr>
          <w:rFonts w:asciiTheme="minorHAnsi" w:hAnsiTheme="minorHAnsi"/>
          <w:b/>
          <w:sz w:val="22"/>
        </w:rPr>
        <w:t>pasos del proyecto</w:t>
      </w:r>
      <w:r w:rsidRPr="00A849C2">
        <w:rPr>
          <w:rFonts w:asciiTheme="minorHAnsi" w:hAnsiTheme="minorHAnsi"/>
          <w:sz w:val="22"/>
        </w:rPr>
        <w:t xml:space="preserve"> son los siguientes:</w:t>
      </w:r>
    </w:p>
    <w:p w:rsidR="005B7992" w:rsidRPr="00A849C2" w:rsidRDefault="005B7992">
      <w:pPr>
        <w:pStyle w:val="Textoindependienteprimerasangra"/>
        <w:numPr>
          <w:ilvl w:val="0"/>
          <w:numId w:val="9"/>
        </w:numPr>
        <w:rPr>
          <w:rFonts w:asciiTheme="minorHAnsi" w:hAnsiTheme="minorHAnsi"/>
          <w:sz w:val="22"/>
        </w:rPr>
        <w:pPrChange w:id="0" w:author="alumno2" w:date="2016-02-17T12:16:00Z">
          <w:pPr>
            <w:pStyle w:val="Textoindependienteprimerasangra"/>
            <w:numPr>
              <w:numId w:val="3"/>
            </w:numPr>
            <w:ind w:left="630" w:hanging="360"/>
          </w:pPr>
        </w:pPrChange>
      </w:pPr>
      <w:r w:rsidRPr="00A849C2">
        <w:rPr>
          <w:rFonts w:asciiTheme="minorHAnsi" w:hAnsiTheme="minorHAnsi"/>
          <w:sz w:val="22"/>
        </w:rPr>
        <w:t xml:space="preserve">Negociación con el cliente de las características que tendrá la aplicación para generar la hoja de requerimientos. </w:t>
      </w:r>
    </w:p>
    <w:p w:rsidR="005B7992" w:rsidRPr="00A849C2" w:rsidRDefault="005B7992">
      <w:pPr>
        <w:pStyle w:val="Textoindependienteprimerasangra"/>
        <w:numPr>
          <w:ilvl w:val="0"/>
          <w:numId w:val="9"/>
        </w:numPr>
        <w:rPr>
          <w:rFonts w:asciiTheme="minorHAnsi" w:hAnsiTheme="minorHAnsi"/>
          <w:sz w:val="22"/>
        </w:rPr>
        <w:pPrChange w:id="1" w:author="alumno2" w:date="2016-02-17T12:16:00Z">
          <w:pPr>
            <w:pStyle w:val="Textoindependienteprimerasangra"/>
            <w:numPr>
              <w:numId w:val="3"/>
            </w:numPr>
            <w:ind w:left="630" w:hanging="360"/>
          </w:pPr>
        </w:pPrChange>
      </w:pPr>
      <w:r w:rsidRPr="00A849C2">
        <w:rPr>
          <w:rFonts w:asciiTheme="minorHAnsi" w:hAnsiTheme="minorHAnsi"/>
          <w:sz w:val="22"/>
        </w:rPr>
        <w:t xml:space="preserve">Elección de las tecnologías que vamos a usar para la realización del proyecto. </w:t>
      </w:r>
    </w:p>
    <w:p w:rsidR="005B7992" w:rsidRPr="00A849C2" w:rsidRDefault="005B7992">
      <w:pPr>
        <w:pStyle w:val="Textoindependienteprimerasangra"/>
        <w:numPr>
          <w:ilvl w:val="0"/>
          <w:numId w:val="9"/>
        </w:numPr>
        <w:rPr>
          <w:rFonts w:asciiTheme="minorHAnsi" w:hAnsiTheme="minorHAnsi"/>
          <w:sz w:val="22"/>
        </w:rPr>
        <w:pPrChange w:id="2" w:author="alumno2" w:date="2016-02-17T12:16:00Z">
          <w:pPr>
            <w:pStyle w:val="Textoindependienteprimerasangra"/>
            <w:numPr>
              <w:numId w:val="3"/>
            </w:numPr>
            <w:ind w:left="630" w:hanging="360"/>
          </w:pPr>
        </w:pPrChange>
      </w:pPr>
      <w:r w:rsidRPr="00A849C2">
        <w:rPr>
          <w:rFonts w:asciiTheme="minorHAnsi" w:hAnsiTheme="minorHAnsi"/>
          <w:sz w:val="22"/>
        </w:rPr>
        <w:t>Creación de la versión alfa, que será mostrada al cliente.</w:t>
      </w:r>
    </w:p>
    <w:p w:rsidR="005B7992" w:rsidRPr="00A849C2" w:rsidRDefault="005B7992">
      <w:pPr>
        <w:pStyle w:val="Textoindependienteprimerasangra"/>
        <w:numPr>
          <w:ilvl w:val="0"/>
          <w:numId w:val="9"/>
        </w:numPr>
        <w:rPr>
          <w:rFonts w:asciiTheme="minorHAnsi" w:hAnsiTheme="minorHAnsi"/>
          <w:sz w:val="22"/>
        </w:rPr>
        <w:pPrChange w:id="3" w:author="alumno2" w:date="2016-02-17T12:16:00Z">
          <w:pPr>
            <w:pStyle w:val="Textoindependienteprimerasangra"/>
            <w:numPr>
              <w:numId w:val="3"/>
            </w:numPr>
            <w:ind w:left="630" w:hanging="360"/>
          </w:pPr>
        </w:pPrChange>
      </w:pPr>
      <w:r w:rsidRPr="00A849C2">
        <w:rPr>
          <w:rFonts w:asciiTheme="minorHAnsi" w:hAnsiTheme="minorHAnsi"/>
          <w:sz w:val="22"/>
        </w:rPr>
        <w:t xml:space="preserve">Modificación del proyecto con las aportaciones del cliente </w:t>
      </w:r>
    </w:p>
    <w:p w:rsidR="005B7992" w:rsidRPr="00A849C2" w:rsidRDefault="005B7992">
      <w:pPr>
        <w:pStyle w:val="Textoindependienteprimerasangra"/>
        <w:numPr>
          <w:ilvl w:val="0"/>
          <w:numId w:val="9"/>
        </w:numPr>
        <w:rPr>
          <w:rFonts w:asciiTheme="minorHAnsi" w:hAnsiTheme="minorHAnsi"/>
          <w:sz w:val="22"/>
        </w:rPr>
        <w:pPrChange w:id="4" w:author="alumno2" w:date="2016-02-17T12:16:00Z">
          <w:pPr>
            <w:pStyle w:val="Textoindependienteprimerasangra"/>
            <w:numPr>
              <w:numId w:val="3"/>
            </w:numPr>
            <w:ind w:left="630" w:hanging="360"/>
          </w:pPr>
        </w:pPrChange>
      </w:pPr>
      <w:r w:rsidRPr="00A849C2">
        <w:rPr>
          <w:rFonts w:asciiTheme="minorHAnsi" w:hAnsiTheme="minorHAnsi"/>
          <w:sz w:val="22"/>
        </w:rPr>
        <w:t xml:space="preserve">Creación de la versión beta </w:t>
      </w:r>
      <w:del w:id="5" w:author="alumno2" w:date="2016-02-17T12:15:00Z">
        <w:r w:rsidRPr="00A849C2" w:rsidDel="00264572">
          <w:rPr>
            <w:rFonts w:asciiTheme="minorHAnsi" w:hAnsiTheme="minorHAnsi"/>
            <w:sz w:val="22"/>
          </w:rPr>
          <w:delText xml:space="preserve">y </w:delText>
        </w:r>
      </w:del>
      <w:ins w:id="6" w:author="alumno2" w:date="2016-02-17T12:15:00Z">
        <w:r w:rsidR="00264572">
          <w:rPr>
            <w:rFonts w:asciiTheme="minorHAnsi" w:hAnsiTheme="minorHAnsi"/>
            <w:sz w:val="22"/>
          </w:rPr>
          <w:t>e</w:t>
        </w:r>
        <w:r w:rsidR="00264572" w:rsidRPr="00A849C2">
          <w:rPr>
            <w:rFonts w:asciiTheme="minorHAnsi" w:hAnsiTheme="minorHAnsi"/>
            <w:sz w:val="22"/>
          </w:rPr>
          <w:t xml:space="preserve"> </w:t>
        </w:r>
      </w:ins>
      <w:r w:rsidRPr="00A849C2">
        <w:rPr>
          <w:rFonts w:asciiTheme="minorHAnsi" w:hAnsiTheme="minorHAnsi"/>
          <w:sz w:val="22"/>
        </w:rPr>
        <w:t>inicio fase de testeo:</w:t>
      </w:r>
    </w:p>
    <w:p w:rsidR="005B7992" w:rsidRPr="00A849C2" w:rsidRDefault="005B7992">
      <w:pPr>
        <w:pStyle w:val="Textoindependienteprimerasangra"/>
        <w:numPr>
          <w:ilvl w:val="1"/>
          <w:numId w:val="9"/>
        </w:numPr>
        <w:rPr>
          <w:rFonts w:asciiTheme="minorHAnsi" w:hAnsiTheme="minorHAnsi"/>
          <w:sz w:val="22"/>
        </w:rPr>
        <w:pPrChange w:id="7" w:author="alumno2" w:date="2016-02-17T12:16:00Z">
          <w:pPr>
            <w:pStyle w:val="Textoindependienteprimerasangra"/>
            <w:ind w:firstLine="708"/>
          </w:pPr>
        </w:pPrChange>
      </w:pPr>
      <w:del w:id="8" w:author="alumno2" w:date="2016-02-17T12:16:00Z">
        <w:r w:rsidRPr="00A849C2" w:rsidDel="00264572">
          <w:rPr>
            <w:rFonts w:asciiTheme="minorHAnsi" w:hAnsiTheme="minorHAnsi"/>
            <w:sz w:val="22"/>
          </w:rPr>
          <w:delText xml:space="preserve">o </w:delText>
        </w:r>
      </w:del>
      <w:r w:rsidRPr="00A849C2">
        <w:rPr>
          <w:rFonts w:asciiTheme="minorHAnsi" w:hAnsiTheme="minorHAnsi"/>
          <w:sz w:val="22"/>
        </w:rPr>
        <w:t xml:space="preserve">Testear la aplicación y obtener información </w:t>
      </w:r>
    </w:p>
    <w:p w:rsidR="005B7992" w:rsidRPr="00A849C2" w:rsidRDefault="005B7992">
      <w:pPr>
        <w:pStyle w:val="Textoindependienteprimerasangra"/>
        <w:numPr>
          <w:ilvl w:val="1"/>
          <w:numId w:val="9"/>
        </w:numPr>
        <w:rPr>
          <w:rFonts w:asciiTheme="minorHAnsi" w:hAnsiTheme="minorHAnsi"/>
          <w:sz w:val="22"/>
        </w:rPr>
        <w:pPrChange w:id="9" w:author="alumno2" w:date="2016-02-17T12:16:00Z">
          <w:pPr>
            <w:pStyle w:val="Textoindependienteprimerasangra"/>
            <w:ind w:firstLine="708"/>
          </w:pPr>
        </w:pPrChange>
      </w:pPr>
      <w:del w:id="10" w:author="alumno2" w:date="2016-02-17T12:16:00Z">
        <w:r w:rsidRPr="00A849C2" w:rsidDel="00264572">
          <w:rPr>
            <w:rFonts w:asciiTheme="minorHAnsi" w:hAnsiTheme="minorHAnsi"/>
            <w:sz w:val="22"/>
          </w:rPr>
          <w:delText xml:space="preserve">o </w:delText>
        </w:r>
      </w:del>
      <w:r w:rsidRPr="00A849C2">
        <w:rPr>
          <w:rFonts w:asciiTheme="minorHAnsi" w:hAnsiTheme="minorHAnsi"/>
          <w:sz w:val="22"/>
        </w:rPr>
        <w:t xml:space="preserve">Entregar al cliente para que pueda testearla y dar información </w:t>
      </w:r>
    </w:p>
    <w:p w:rsidR="005B7992" w:rsidRPr="00A849C2" w:rsidRDefault="005B7992">
      <w:pPr>
        <w:pStyle w:val="Textoindependienteprimerasangra"/>
        <w:numPr>
          <w:ilvl w:val="1"/>
          <w:numId w:val="9"/>
        </w:numPr>
        <w:rPr>
          <w:rFonts w:asciiTheme="minorHAnsi" w:hAnsiTheme="minorHAnsi"/>
          <w:sz w:val="22"/>
        </w:rPr>
        <w:pPrChange w:id="11" w:author="alumno2" w:date="2016-02-17T12:16:00Z">
          <w:pPr>
            <w:pStyle w:val="Textoindependienteprimerasangra"/>
            <w:ind w:left="708" w:firstLine="0"/>
          </w:pPr>
        </w:pPrChange>
      </w:pPr>
      <w:del w:id="12" w:author="alumno2" w:date="2016-02-17T12:16:00Z">
        <w:r w:rsidRPr="00A849C2" w:rsidDel="00264572">
          <w:rPr>
            <w:rFonts w:asciiTheme="minorHAnsi" w:hAnsiTheme="minorHAnsi"/>
            <w:sz w:val="22"/>
          </w:rPr>
          <w:delText xml:space="preserve">o </w:delText>
        </w:r>
      </w:del>
      <w:r w:rsidRPr="00A849C2">
        <w:rPr>
          <w:rFonts w:asciiTheme="minorHAnsi" w:hAnsiTheme="minorHAnsi"/>
          <w:sz w:val="22"/>
        </w:rPr>
        <w:t>Discusión con empresa y cliente sobre puntos críticos, mejoras importantes y mejoras para un futuro teniendo en cuenta la información obtenida.</w:t>
      </w:r>
    </w:p>
    <w:p w:rsidR="005B7992" w:rsidRDefault="005B7992">
      <w:pPr>
        <w:pStyle w:val="Textoindependienteprimerasangra"/>
        <w:numPr>
          <w:ilvl w:val="0"/>
          <w:numId w:val="9"/>
        </w:numPr>
        <w:rPr>
          <w:ins w:id="13" w:author="alumno2" w:date="2016-02-17T12:17:00Z"/>
          <w:rFonts w:asciiTheme="minorHAnsi" w:hAnsiTheme="minorHAnsi"/>
          <w:sz w:val="22"/>
        </w:rPr>
        <w:pPrChange w:id="14" w:author="alumno2" w:date="2016-02-17T12:16:00Z">
          <w:pPr>
            <w:pStyle w:val="Textoindependienteprimerasangra"/>
            <w:ind w:firstLine="0"/>
          </w:pPr>
        </w:pPrChange>
      </w:pPr>
      <w:del w:id="15" w:author="alumno2" w:date="2016-02-17T12:16:00Z">
        <w:r w:rsidRPr="00A849C2" w:rsidDel="00264572">
          <w:rPr>
            <w:rFonts w:asciiTheme="minorHAnsi" w:hAnsiTheme="minorHAnsi"/>
            <w:sz w:val="22"/>
          </w:rPr>
          <w:lastRenderedPageBreak/>
          <w:delText xml:space="preserve"> · </w:delText>
        </w:r>
      </w:del>
      <w:r w:rsidRPr="00A849C2">
        <w:rPr>
          <w:rFonts w:asciiTheme="minorHAnsi" w:hAnsiTheme="minorHAnsi"/>
          <w:sz w:val="22"/>
        </w:rPr>
        <w:t>Creación de la versión final del producto.</w:t>
      </w:r>
    </w:p>
    <w:p w:rsidR="00264572" w:rsidRPr="00A849C2" w:rsidRDefault="00264572" w:rsidP="00264572">
      <w:pPr>
        <w:pStyle w:val="Textoindependienteprimerasangra"/>
        <w:ind w:firstLine="0"/>
        <w:rPr>
          <w:rFonts w:asciiTheme="minorHAnsi" w:hAnsiTheme="minorHAnsi"/>
          <w:sz w:val="22"/>
        </w:rPr>
      </w:pPr>
      <w:ins w:id="16" w:author="alumno2" w:date="2016-02-17T12:17:00Z">
        <w:r>
          <w:rPr>
            <w:rFonts w:asciiTheme="minorHAnsi" w:hAnsiTheme="minorHAnsi"/>
            <w:sz w:val="22"/>
          </w:rPr>
          <w:t>(Hablar sobre si le hacemos un manual de instrucciones)</w:t>
        </w:r>
      </w:ins>
    </w:p>
    <w:p w:rsidR="005B7992" w:rsidRPr="00A849C2" w:rsidRDefault="005B7992" w:rsidP="000536AA">
      <w:pPr>
        <w:pStyle w:val="Textoindependienteprimerasangra"/>
        <w:rPr>
          <w:rFonts w:asciiTheme="minorHAnsi" w:hAnsiTheme="minorHAnsi"/>
          <w:sz w:val="22"/>
        </w:rPr>
      </w:pPr>
    </w:p>
    <w:p w:rsidR="00C5296A" w:rsidRPr="00A849C2" w:rsidRDefault="00C5296A" w:rsidP="00C5296A">
      <w:pPr>
        <w:rPr>
          <w:rFonts w:eastAsia="Calibri" w:cs="Times New Roman"/>
          <w:lang w:eastAsia="es-ES"/>
        </w:rPr>
      </w:pPr>
      <w:r w:rsidRPr="00A849C2">
        <w:rPr>
          <w:rFonts w:eastAsia="Calibri" w:cs="Times New Roman"/>
          <w:lang w:eastAsia="es-ES"/>
        </w:rPr>
        <w:t xml:space="preserve">Las </w:t>
      </w:r>
      <w:r w:rsidRPr="00A849C2">
        <w:rPr>
          <w:rFonts w:eastAsia="Calibri" w:cs="Times New Roman"/>
          <w:b/>
          <w:lang w:eastAsia="es-ES"/>
        </w:rPr>
        <w:t>tareas de desarrollo</w:t>
      </w:r>
      <w:r w:rsidRPr="00A849C2">
        <w:rPr>
          <w:rFonts w:eastAsia="Calibri" w:cs="Times New Roman"/>
          <w:lang w:eastAsia="es-ES"/>
        </w:rPr>
        <w:t>, a grandes rasgos, son las siguientes:</w:t>
      </w:r>
    </w:p>
    <w:p w:rsidR="00C5296A" w:rsidRPr="003D79CF" w:rsidRDefault="00C5296A">
      <w:pPr>
        <w:pStyle w:val="Prrafodelista"/>
        <w:numPr>
          <w:ilvl w:val="0"/>
          <w:numId w:val="11"/>
        </w:numPr>
        <w:rPr>
          <w:rFonts w:eastAsia="Calibri" w:cs="Times New Roman"/>
          <w:lang w:eastAsia="es-ES"/>
          <w:rPrChange w:id="17" w:author="alumno2" w:date="2016-02-17T12:22:00Z">
            <w:rPr>
              <w:lang w:eastAsia="es-ES"/>
            </w:rPr>
          </w:rPrChange>
        </w:rPr>
        <w:pPrChange w:id="18" w:author="alumno2" w:date="2016-02-17T12:22:00Z">
          <w:pPr/>
        </w:pPrChange>
      </w:pPr>
      <w:del w:id="19" w:author="alumno2" w:date="2016-02-17T12:22:00Z">
        <w:r w:rsidRPr="003D79CF" w:rsidDel="003D79CF">
          <w:rPr>
            <w:rFonts w:eastAsia="Calibri" w:cs="Times New Roman"/>
            <w:lang w:eastAsia="es-ES"/>
            <w:rPrChange w:id="20" w:author="alumno2" w:date="2016-02-17T12:22:00Z">
              <w:rPr>
                <w:lang w:eastAsia="es-ES"/>
              </w:rPr>
            </w:rPrChange>
          </w:rPr>
          <w:delText xml:space="preserve">· </w:delText>
        </w:r>
      </w:del>
      <w:r w:rsidRPr="003D79CF">
        <w:rPr>
          <w:rFonts w:eastAsia="Calibri" w:cs="Times New Roman"/>
          <w:lang w:eastAsia="es-ES"/>
          <w:rPrChange w:id="21" w:author="alumno2" w:date="2016-02-17T12:22:00Z">
            <w:rPr>
              <w:lang w:eastAsia="es-ES"/>
            </w:rPr>
          </w:rPrChange>
        </w:rPr>
        <w:t>Creación del LOGIN principal para acceder a la aplicación</w:t>
      </w:r>
      <w:del w:id="22" w:author="alumno2" w:date="2016-02-17T12:19:00Z">
        <w:r w:rsidRPr="003D79CF" w:rsidDel="00264572">
          <w:rPr>
            <w:rFonts w:eastAsia="Calibri" w:cs="Times New Roman"/>
            <w:lang w:eastAsia="es-ES"/>
            <w:rPrChange w:id="23" w:author="alumno2" w:date="2016-02-17T12:22:00Z">
              <w:rPr>
                <w:lang w:eastAsia="es-ES"/>
              </w:rPr>
            </w:rPrChange>
          </w:rPr>
          <w:delText xml:space="preserve"> principal</w:delText>
        </w:r>
      </w:del>
      <w:r w:rsidRPr="003D79CF">
        <w:rPr>
          <w:rFonts w:eastAsia="Calibri" w:cs="Times New Roman"/>
          <w:lang w:eastAsia="es-ES"/>
          <w:rPrChange w:id="24" w:author="alumno2" w:date="2016-02-17T12:22:00Z">
            <w:rPr>
              <w:lang w:eastAsia="es-ES"/>
            </w:rPr>
          </w:rPrChange>
        </w:rPr>
        <w:t>.</w:t>
      </w:r>
      <w:r w:rsidR="00A849C2" w:rsidRPr="003D79CF">
        <w:rPr>
          <w:rFonts w:eastAsia="Calibri" w:cs="Times New Roman"/>
          <w:lang w:eastAsia="es-ES"/>
          <w:rPrChange w:id="25" w:author="alumno2" w:date="2016-02-17T12:22:00Z">
            <w:rPr>
              <w:lang w:eastAsia="es-ES"/>
            </w:rPr>
          </w:rPrChange>
        </w:rPr>
        <w:t xml:space="preserve"> </w:t>
      </w:r>
    </w:p>
    <w:p w:rsidR="00C5296A" w:rsidRPr="003D79CF" w:rsidRDefault="00C5296A">
      <w:pPr>
        <w:pStyle w:val="Prrafodelista"/>
        <w:numPr>
          <w:ilvl w:val="0"/>
          <w:numId w:val="11"/>
        </w:numPr>
        <w:rPr>
          <w:rFonts w:eastAsia="Calibri" w:cs="Times New Roman"/>
          <w:lang w:eastAsia="es-ES"/>
          <w:rPrChange w:id="26" w:author="alumno2" w:date="2016-02-17T12:22:00Z">
            <w:rPr>
              <w:lang w:eastAsia="es-ES"/>
            </w:rPr>
          </w:rPrChange>
        </w:rPr>
        <w:pPrChange w:id="27" w:author="alumno2" w:date="2016-02-17T12:22:00Z">
          <w:pPr/>
        </w:pPrChange>
      </w:pPr>
      <w:del w:id="28" w:author="alumno2" w:date="2016-02-17T12:22:00Z">
        <w:r w:rsidRPr="003D79CF" w:rsidDel="003D79CF">
          <w:rPr>
            <w:rFonts w:eastAsia="Calibri" w:cs="Times New Roman"/>
            <w:lang w:eastAsia="es-ES"/>
            <w:rPrChange w:id="29" w:author="alumno2" w:date="2016-02-17T12:22:00Z">
              <w:rPr>
                <w:lang w:eastAsia="es-ES"/>
              </w:rPr>
            </w:rPrChange>
          </w:rPr>
          <w:delText xml:space="preserve">· </w:delText>
        </w:r>
      </w:del>
      <w:r w:rsidRPr="003D79CF">
        <w:rPr>
          <w:rFonts w:eastAsia="Calibri" w:cs="Times New Roman"/>
          <w:lang w:eastAsia="es-ES"/>
          <w:rPrChange w:id="30" w:author="alumno2" w:date="2016-02-17T12:22:00Z">
            <w:rPr>
              <w:lang w:eastAsia="es-ES"/>
            </w:rPr>
          </w:rPrChange>
        </w:rPr>
        <w:t>Creación del formulario con sus respectivos botones de acceso a cada una de las áreas</w:t>
      </w:r>
      <w:ins w:id="31" w:author="alumno2" w:date="2016-02-17T12:19:00Z">
        <w:r w:rsidR="00264572" w:rsidRPr="003D79CF">
          <w:rPr>
            <w:rFonts w:eastAsia="Calibri" w:cs="Times New Roman"/>
            <w:lang w:eastAsia="es-ES"/>
            <w:rPrChange w:id="32" w:author="alumno2" w:date="2016-02-17T12:22:00Z">
              <w:rPr>
                <w:lang w:eastAsia="es-ES"/>
              </w:rPr>
            </w:rPrChange>
          </w:rPr>
          <w:t>, según seas administrador o usuario nor</w:t>
        </w:r>
      </w:ins>
      <w:ins w:id="33" w:author="alumno2" w:date="2016-02-17T12:20:00Z">
        <w:r w:rsidR="00264572" w:rsidRPr="003D79CF">
          <w:rPr>
            <w:rFonts w:eastAsia="Calibri" w:cs="Times New Roman"/>
            <w:lang w:eastAsia="es-ES"/>
            <w:rPrChange w:id="34" w:author="alumno2" w:date="2016-02-17T12:22:00Z">
              <w:rPr>
                <w:lang w:eastAsia="es-ES"/>
              </w:rPr>
            </w:rPrChange>
          </w:rPr>
          <w:t>m</w:t>
        </w:r>
      </w:ins>
      <w:ins w:id="35" w:author="alumno2" w:date="2016-02-17T12:19:00Z">
        <w:r w:rsidR="00264572" w:rsidRPr="003D79CF">
          <w:rPr>
            <w:rFonts w:eastAsia="Calibri" w:cs="Times New Roman"/>
            <w:lang w:eastAsia="es-ES"/>
            <w:rPrChange w:id="36" w:author="alumno2" w:date="2016-02-17T12:22:00Z">
              <w:rPr>
                <w:lang w:eastAsia="es-ES"/>
              </w:rPr>
            </w:rPrChange>
          </w:rPr>
          <w:t>al</w:t>
        </w:r>
      </w:ins>
      <w:r w:rsidRPr="003D79CF">
        <w:rPr>
          <w:rFonts w:eastAsia="Calibri" w:cs="Times New Roman"/>
          <w:lang w:eastAsia="es-ES"/>
          <w:rPrChange w:id="37" w:author="alumno2" w:date="2016-02-17T12:22:00Z">
            <w:rPr>
              <w:lang w:eastAsia="es-ES"/>
            </w:rPr>
          </w:rPrChange>
        </w:rPr>
        <w:t>, a saber:</w:t>
      </w:r>
    </w:p>
    <w:p w:rsidR="00C5296A" w:rsidRPr="003D79CF" w:rsidRDefault="00C5296A">
      <w:pPr>
        <w:pStyle w:val="Prrafodelista"/>
        <w:numPr>
          <w:ilvl w:val="1"/>
          <w:numId w:val="9"/>
        </w:numPr>
        <w:rPr>
          <w:rFonts w:eastAsia="Calibri" w:cs="Times New Roman"/>
          <w:lang w:eastAsia="es-ES"/>
          <w:rPrChange w:id="38" w:author="alumno2" w:date="2016-02-17T12:22:00Z">
            <w:rPr>
              <w:lang w:eastAsia="es-ES"/>
            </w:rPr>
          </w:rPrChange>
        </w:rPr>
        <w:pPrChange w:id="39" w:author="alumno2" w:date="2016-02-17T12:23:00Z">
          <w:pPr>
            <w:ind w:firstLine="708"/>
          </w:pPr>
        </w:pPrChange>
      </w:pPr>
      <w:del w:id="40" w:author="alumno2" w:date="2016-02-17T12:22:00Z">
        <w:r w:rsidRPr="003D79CF" w:rsidDel="003D79CF">
          <w:rPr>
            <w:rFonts w:eastAsia="Calibri" w:cs="Times New Roman"/>
            <w:lang w:eastAsia="es-ES"/>
            <w:rPrChange w:id="41" w:author="alumno2" w:date="2016-02-17T12:22:00Z">
              <w:rPr>
                <w:lang w:eastAsia="es-ES"/>
              </w:rPr>
            </w:rPrChange>
          </w:rPr>
          <w:delText xml:space="preserve">o </w:delText>
        </w:r>
      </w:del>
      <w:r w:rsidRPr="003D79CF">
        <w:rPr>
          <w:rFonts w:eastAsia="Calibri" w:cs="Times New Roman"/>
          <w:lang w:eastAsia="es-ES"/>
          <w:rPrChange w:id="42" w:author="alumno2" w:date="2016-02-17T12:22:00Z">
            <w:rPr>
              <w:lang w:eastAsia="es-ES"/>
            </w:rPr>
          </w:rPrChange>
        </w:rPr>
        <w:t>Acceso a certificados.</w:t>
      </w:r>
    </w:p>
    <w:p w:rsidR="00C5296A" w:rsidRPr="003D79CF" w:rsidRDefault="00C5296A">
      <w:pPr>
        <w:pStyle w:val="Prrafodelista"/>
        <w:numPr>
          <w:ilvl w:val="1"/>
          <w:numId w:val="9"/>
        </w:numPr>
        <w:rPr>
          <w:rFonts w:eastAsia="Calibri" w:cs="Times New Roman"/>
          <w:lang w:eastAsia="es-ES"/>
          <w:rPrChange w:id="43" w:author="alumno2" w:date="2016-02-17T12:22:00Z">
            <w:rPr>
              <w:lang w:eastAsia="es-ES"/>
            </w:rPr>
          </w:rPrChange>
        </w:rPr>
        <w:pPrChange w:id="44" w:author="alumno2" w:date="2016-02-17T12:23:00Z">
          <w:pPr>
            <w:ind w:firstLine="708"/>
          </w:pPr>
        </w:pPrChange>
      </w:pPr>
      <w:del w:id="45" w:author="alumno2" w:date="2016-02-17T12:22:00Z">
        <w:r w:rsidRPr="003D79CF" w:rsidDel="003D79CF">
          <w:rPr>
            <w:rFonts w:eastAsia="Calibri" w:cs="Times New Roman"/>
            <w:lang w:eastAsia="es-ES"/>
            <w:rPrChange w:id="46" w:author="alumno2" w:date="2016-02-17T12:22:00Z">
              <w:rPr>
                <w:lang w:eastAsia="es-ES"/>
              </w:rPr>
            </w:rPrChange>
          </w:rPr>
          <w:delText xml:space="preserve">o </w:delText>
        </w:r>
      </w:del>
      <w:r w:rsidRPr="003D79CF">
        <w:rPr>
          <w:rFonts w:eastAsia="Calibri" w:cs="Times New Roman"/>
          <w:lang w:eastAsia="es-ES"/>
          <w:rPrChange w:id="47" w:author="alumno2" w:date="2016-02-17T12:22:00Z">
            <w:rPr>
              <w:lang w:eastAsia="es-ES"/>
            </w:rPr>
          </w:rPrChange>
        </w:rPr>
        <w:t>Acceso a alumnos.</w:t>
      </w:r>
    </w:p>
    <w:p w:rsidR="004E4193" w:rsidRPr="003D79CF" w:rsidRDefault="004E4193">
      <w:pPr>
        <w:pStyle w:val="Prrafodelista"/>
        <w:numPr>
          <w:ilvl w:val="1"/>
          <w:numId w:val="9"/>
        </w:numPr>
        <w:rPr>
          <w:rFonts w:eastAsia="Calibri" w:cs="Times New Roman"/>
          <w:lang w:eastAsia="es-ES"/>
          <w:rPrChange w:id="48" w:author="alumno2" w:date="2016-02-17T12:22:00Z">
            <w:rPr>
              <w:lang w:eastAsia="es-ES"/>
            </w:rPr>
          </w:rPrChange>
        </w:rPr>
        <w:pPrChange w:id="49" w:author="alumno2" w:date="2016-02-17T12:23:00Z">
          <w:pPr>
            <w:ind w:firstLine="708"/>
          </w:pPr>
        </w:pPrChange>
      </w:pPr>
      <w:del w:id="50" w:author="alumno2" w:date="2016-02-17T12:22:00Z">
        <w:r w:rsidRPr="003D79CF" w:rsidDel="003D79CF">
          <w:rPr>
            <w:rFonts w:eastAsia="Calibri" w:cs="Times New Roman"/>
            <w:lang w:eastAsia="es-ES"/>
            <w:rPrChange w:id="51" w:author="alumno2" w:date="2016-02-17T12:22:00Z">
              <w:rPr>
                <w:lang w:eastAsia="es-ES"/>
              </w:rPr>
            </w:rPrChange>
          </w:rPr>
          <w:delText xml:space="preserve">o </w:delText>
        </w:r>
      </w:del>
      <w:r w:rsidRPr="003D79CF">
        <w:rPr>
          <w:rFonts w:eastAsia="Calibri" w:cs="Times New Roman"/>
          <w:lang w:eastAsia="es-ES"/>
          <w:rPrChange w:id="52" w:author="alumno2" w:date="2016-02-17T12:22:00Z">
            <w:rPr>
              <w:lang w:eastAsia="es-ES"/>
            </w:rPr>
          </w:rPrChange>
        </w:rPr>
        <w:t>Creación de usuarios (</w:t>
      </w:r>
      <w:del w:id="53" w:author="alumno2" w:date="2016-02-17T12:20:00Z">
        <w:r w:rsidRPr="003D79CF" w:rsidDel="00264572">
          <w:rPr>
            <w:rFonts w:eastAsia="Calibri" w:cs="Times New Roman"/>
            <w:lang w:eastAsia="es-ES"/>
            <w:rPrChange w:id="54" w:author="alumno2" w:date="2016-02-17T12:22:00Z">
              <w:rPr>
                <w:lang w:eastAsia="es-ES"/>
              </w:rPr>
            </w:rPrChange>
          </w:rPr>
          <w:delText>se explica más adelante esta opción</w:delText>
        </w:r>
      </w:del>
      <w:ins w:id="55" w:author="alumno2" w:date="2016-02-17T12:20:00Z">
        <w:r w:rsidR="00264572" w:rsidRPr="003D79CF">
          <w:rPr>
            <w:rFonts w:eastAsia="Calibri" w:cs="Times New Roman"/>
            <w:lang w:eastAsia="es-ES"/>
            <w:rPrChange w:id="56" w:author="alumno2" w:date="2016-02-17T12:22:00Z">
              <w:rPr>
                <w:lang w:eastAsia="es-ES"/>
              </w:rPr>
            </w:rPrChange>
          </w:rPr>
          <w:t>opción solo accesible desde el usuario que sea de tipo administrador</w:t>
        </w:r>
      </w:ins>
      <w:r w:rsidRPr="003D79CF">
        <w:rPr>
          <w:rFonts w:eastAsia="Calibri" w:cs="Times New Roman"/>
          <w:lang w:eastAsia="es-ES"/>
          <w:rPrChange w:id="57" w:author="alumno2" w:date="2016-02-17T12:22:00Z">
            <w:rPr>
              <w:lang w:eastAsia="es-ES"/>
            </w:rPr>
          </w:rPrChange>
        </w:rPr>
        <w:t>)</w:t>
      </w:r>
    </w:p>
    <w:p w:rsidR="00C5296A" w:rsidRPr="003D79CF" w:rsidRDefault="00C5296A">
      <w:pPr>
        <w:pStyle w:val="Prrafodelista"/>
        <w:numPr>
          <w:ilvl w:val="1"/>
          <w:numId w:val="9"/>
        </w:numPr>
        <w:rPr>
          <w:rFonts w:eastAsia="Calibri" w:cs="Times New Roman"/>
          <w:lang w:eastAsia="es-ES"/>
          <w:rPrChange w:id="58" w:author="alumno2" w:date="2016-02-17T12:22:00Z">
            <w:rPr>
              <w:lang w:eastAsia="es-ES"/>
            </w:rPr>
          </w:rPrChange>
        </w:rPr>
        <w:pPrChange w:id="59" w:author="alumno2" w:date="2016-02-17T12:23:00Z">
          <w:pPr>
            <w:ind w:firstLine="708"/>
          </w:pPr>
        </w:pPrChange>
      </w:pPr>
      <w:del w:id="60" w:author="alumno2" w:date="2016-02-17T12:22:00Z">
        <w:r w:rsidRPr="003D79CF" w:rsidDel="003D79CF">
          <w:rPr>
            <w:rFonts w:eastAsia="Calibri" w:cs="Times New Roman"/>
            <w:lang w:eastAsia="es-ES"/>
            <w:rPrChange w:id="61" w:author="alumno2" w:date="2016-02-17T12:22:00Z">
              <w:rPr>
                <w:lang w:eastAsia="es-ES"/>
              </w:rPr>
            </w:rPrChange>
          </w:rPr>
          <w:delText xml:space="preserve">o </w:delText>
        </w:r>
      </w:del>
      <w:r w:rsidRPr="003D79CF">
        <w:rPr>
          <w:rFonts w:eastAsia="Calibri" w:cs="Times New Roman"/>
          <w:lang w:eastAsia="es-ES"/>
          <w:rPrChange w:id="62" w:author="alumno2" w:date="2016-02-17T12:22:00Z">
            <w:rPr>
              <w:lang w:eastAsia="es-ES"/>
            </w:rPr>
          </w:rPrChange>
        </w:rPr>
        <w:t>Gestión de notas de los alumnos en dichos certificados.</w:t>
      </w:r>
    </w:p>
    <w:p w:rsidR="00C5296A" w:rsidRPr="003D79CF" w:rsidRDefault="00C5296A">
      <w:pPr>
        <w:pStyle w:val="Prrafodelista"/>
        <w:numPr>
          <w:ilvl w:val="0"/>
          <w:numId w:val="9"/>
        </w:numPr>
        <w:rPr>
          <w:rFonts w:eastAsia="Calibri" w:cs="Times New Roman"/>
          <w:lang w:eastAsia="es-ES"/>
          <w:rPrChange w:id="63" w:author="alumno2" w:date="2016-02-17T12:22:00Z">
            <w:rPr>
              <w:lang w:eastAsia="es-ES"/>
            </w:rPr>
          </w:rPrChange>
        </w:rPr>
        <w:pPrChange w:id="64" w:author="alumno2" w:date="2016-02-17T12:23:00Z">
          <w:pPr/>
        </w:pPrChange>
      </w:pPr>
      <w:del w:id="65" w:author="alumno2" w:date="2016-02-17T12:22:00Z">
        <w:r w:rsidRPr="003D79CF" w:rsidDel="003D79CF">
          <w:rPr>
            <w:rFonts w:eastAsia="Calibri" w:cs="Times New Roman"/>
            <w:lang w:eastAsia="es-ES"/>
            <w:rPrChange w:id="66" w:author="alumno2" w:date="2016-02-17T12:22:00Z">
              <w:rPr>
                <w:lang w:eastAsia="es-ES"/>
              </w:rPr>
            </w:rPrChange>
          </w:rPr>
          <w:delText xml:space="preserve">· </w:delText>
        </w:r>
      </w:del>
      <w:r w:rsidR="001026C8" w:rsidRPr="003D79CF">
        <w:rPr>
          <w:rFonts w:eastAsia="Calibri" w:cs="Times New Roman"/>
          <w:lang w:eastAsia="es-ES"/>
          <w:rPrChange w:id="67" w:author="alumno2" w:date="2016-02-17T12:22:00Z">
            <w:rPr>
              <w:lang w:eastAsia="es-ES"/>
            </w:rPr>
          </w:rPrChange>
        </w:rPr>
        <w:t>Creación de</w:t>
      </w:r>
      <w:r w:rsidRPr="003D79CF">
        <w:rPr>
          <w:rFonts w:eastAsia="Calibri" w:cs="Times New Roman"/>
          <w:lang w:eastAsia="es-ES"/>
          <w:rPrChange w:id="68" w:author="alumno2" w:date="2016-02-17T12:22:00Z">
            <w:rPr>
              <w:lang w:eastAsia="es-ES"/>
            </w:rPr>
          </w:rPrChange>
        </w:rPr>
        <w:t xml:space="preserve"> formulario donde se tenga visible la lista de los certificados y cuando cli</w:t>
      </w:r>
      <w:ins w:id="69" w:author="alumno2" w:date="2016-02-17T12:21:00Z">
        <w:r w:rsidR="00264572" w:rsidRPr="003D79CF">
          <w:rPr>
            <w:rFonts w:eastAsia="Calibri" w:cs="Times New Roman"/>
            <w:lang w:eastAsia="es-ES"/>
            <w:rPrChange w:id="70" w:author="alumno2" w:date="2016-02-17T12:22:00Z">
              <w:rPr>
                <w:lang w:eastAsia="es-ES"/>
              </w:rPr>
            </w:rPrChange>
          </w:rPr>
          <w:t>qu</w:t>
        </w:r>
      </w:ins>
      <w:del w:id="71" w:author="alumno2" w:date="2016-02-17T12:21:00Z">
        <w:r w:rsidRPr="003D79CF" w:rsidDel="00264572">
          <w:rPr>
            <w:rFonts w:eastAsia="Calibri" w:cs="Times New Roman"/>
            <w:lang w:eastAsia="es-ES"/>
            <w:rPrChange w:id="72" w:author="alumno2" w:date="2016-02-17T12:22:00Z">
              <w:rPr>
                <w:lang w:eastAsia="es-ES"/>
              </w:rPr>
            </w:rPrChange>
          </w:rPr>
          <w:delText>ck</w:delText>
        </w:r>
      </w:del>
      <w:r w:rsidRPr="003D79CF">
        <w:rPr>
          <w:rFonts w:eastAsia="Calibri" w:cs="Times New Roman"/>
          <w:lang w:eastAsia="es-ES"/>
          <w:rPrChange w:id="73" w:author="alumno2" w:date="2016-02-17T12:22:00Z">
            <w:rPr>
              <w:lang w:eastAsia="es-ES"/>
            </w:rPr>
          </w:rPrChange>
        </w:rPr>
        <w:t>ees en él muestre la información de cada certificado y de sus módulos asociados</w:t>
      </w:r>
      <w:r w:rsidR="008E6A93" w:rsidRPr="003D79CF">
        <w:rPr>
          <w:rFonts w:eastAsia="Calibri" w:cs="Times New Roman"/>
          <w:lang w:eastAsia="es-ES"/>
          <w:rPrChange w:id="74" w:author="alumno2" w:date="2016-02-17T12:22:00Z">
            <w:rPr>
              <w:lang w:eastAsia="es-ES"/>
            </w:rPr>
          </w:rPrChange>
        </w:rPr>
        <w:t xml:space="preserve">, </w:t>
      </w:r>
      <w:r w:rsidR="001026C8" w:rsidRPr="003D79CF">
        <w:rPr>
          <w:rFonts w:eastAsia="Calibri" w:cs="Times New Roman"/>
          <w:lang w:eastAsia="es-ES"/>
          <w:rPrChange w:id="75" w:author="alumno2" w:date="2016-02-17T12:22:00Z">
            <w:rPr>
              <w:lang w:eastAsia="es-ES"/>
            </w:rPr>
          </w:rPrChange>
        </w:rPr>
        <w:t>además de poder introducir y modificar.</w:t>
      </w:r>
    </w:p>
    <w:p w:rsidR="00C5296A" w:rsidRPr="003D79CF" w:rsidRDefault="00C5296A">
      <w:pPr>
        <w:pStyle w:val="Prrafodelista"/>
        <w:numPr>
          <w:ilvl w:val="0"/>
          <w:numId w:val="9"/>
        </w:numPr>
        <w:rPr>
          <w:rFonts w:eastAsia="Calibri" w:cs="Times New Roman"/>
          <w:lang w:eastAsia="es-ES"/>
          <w:rPrChange w:id="76" w:author="alumno2" w:date="2016-02-17T12:22:00Z">
            <w:rPr>
              <w:lang w:eastAsia="es-ES"/>
            </w:rPr>
          </w:rPrChange>
        </w:rPr>
        <w:pPrChange w:id="77" w:author="alumno2" w:date="2016-02-17T12:23:00Z">
          <w:pPr/>
        </w:pPrChange>
      </w:pPr>
      <w:del w:id="78" w:author="alumno2" w:date="2016-02-17T12:22:00Z">
        <w:r w:rsidRPr="003D79CF" w:rsidDel="003D79CF">
          <w:rPr>
            <w:rFonts w:eastAsia="Calibri" w:cs="Times New Roman"/>
            <w:lang w:eastAsia="es-ES"/>
            <w:rPrChange w:id="79" w:author="alumno2" w:date="2016-02-17T12:22:00Z">
              <w:rPr>
                <w:lang w:eastAsia="es-ES"/>
              </w:rPr>
            </w:rPrChange>
          </w:rPr>
          <w:delText xml:space="preserve">· </w:delText>
        </w:r>
      </w:del>
      <w:r w:rsidRPr="003D79CF">
        <w:rPr>
          <w:rFonts w:eastAsia="Calibri" w:cs="Times New Roman"/>
          <w:lang w:eastAsia="es-ES"/>
          <w:rPrChange w:id="80" w:author="alumno2" w:date="2016-02-17T12:22:00Z">
            <w:rPr>
              <w:lang w:eastAsia="es-ES"/>
            </w:rPr>
          </w:rPrChange>
        </w:rPr>
        <w:t xml:space="preserve">Creación de formulario donde se tenga visible la lista de los alumnos y cuando </w:t>
      </w:r>
      <w:del w:id="81" w:author="alumno2" w:date="2016-02-17T12:21:00Z">
        <w:r w:rsidRPr="003D79CF" w:rsidDel="00264572">
          <w:rPr>
            <w:rFonts w:eastAsia="Calibri" w:cs="Times New Roman"/>
            <w:lang w:eastAsia="es-ES"/>
            <w:rPrChange w:id="82" w:author="alumno2" w:date="2016-02-17T12:22:00Z">
              <w:rPr>
                <w:lang w:eastAsia="es-ES"/>
              </w:rPr>
            </w:rPrChange>
          </w:rPr>
          <w:delText xml:space="preserve">clickees </w:delText>
        </w:r>
      </w:del>
      <w:ins w:id="83" w:author="alumno2" w:date="2016-02-17T12:21:00Z">
        <w:r w:rsidR="00264572" w:rsidRPr="003D79CF">
          <w:rPr>
            <w:rFonts w:eastAsia="Calibri" w:cs="Times New Roman"/>
            <w:lang w:eastAsia="es-ES"/>
            <w:rPrChange w:id="84" w:author="alumno2" w:date="2016-02-17T12:22:00Z">
              <w:rPr>
                <w:lang w:eastAsia="es-ES"/>
              </w:rPr>
            </w:rPrChange>
          </w:rPr>
          <w:t xml:space="preserve">cliquees </w:t>
        </w:r>
      </w:ins>
      <w:r w:rsidRPr="003D79CF">
        <w:rPr>
          <w:rFonts w:eastAsia="Calibri" w:cs="Times New Roman"/>
          <w:lang w:eastAsia="es-ES"/>
          <w:rPrChange w:id="85" w:author="alumno2" w:date="2016-02-17T12:22:00Z">
            <w:rPr>
              <w:lang w:eastAsia="es-ES"/>
            </w:rPr>
          </w:rPrChange>
        </w:rPr>
        <w:t>en él muestre la información de dichos alumnos y los estudios que posean</w:t>
      </w:r>
      <w:r w:rsidR="001026C8" w:rsidRPr="003D79CF">
        <w:rPr>
          <w:rFonts w:eastAsia="Calibri" w:cs="Times New Roman"/>
          <w:lang w:eastAsia="es-ES"/>
          <w:rPrChange w:id="86" w:author="alumno2" w:date="2016-02-17T12:22:00Z">
            <w:rPr>
              <w:lang w:eastAsia="es-ES"/>
            </w:rPr>
          </w:rPrChange>
        </w:rPr>
        <w:t>, además de poder introducir y modificar.</w:t>
      </w:r>
    </w:p>
    <w:p w:rsidR="001026C8" w:rsidRDefault="001026C8">
      <w:pPr>
        <w:pStyle w:val="Prrafodelista"/>
        <w:numPr>
          <w:ilvl w:val="0"/>
          <w:numId w:val="9"/>
        </w:numPr>
        <w:rPr>
          <w:ins w:id="87" w:author="alumno2" w:date="2016-02-17T12:22:00Z"/>
          <w:rFonts w:eastAsia="Calibri" w:cs="Times New Roman"/>
          <w:lang w:eastAsia="es-ES"/>
        </w:rPr>
        <w:pPrChange w:id="88" w:author="alumno2" w:date="2016-02-17T12:23:00Z">
          <w:pPr/>
        </w:pPrChange>
      </w:pPr>
      <w:del w:id="89" w:author="alumno2" w:date="2016-02-17T12:22:00Z">
        <w:r w:rsidRPr="003D79CF" w:rsidDel="003D79CF">
          <w:rPr>
            <w:rFonts w:eastAsia="Calibri" w:cs="Times New Roman"/>
            <w:lang w:eastAsia="es-ES"/>
            <w:rPrChange w:id="90" w:author="alumno2" w:date="2016-02-17T12:22:00Z">
              <w:rPr>
                <w:lang w:eastAsia="es-ES"/>
              </w:rPr>
            </w:rPrChange>
          </w:rPr>
          <w:delText xml:space="preserve">· </w:delText>
        </w:r>
      </w:del>
      <w:r w:rsidRPr="003D79CF">
        <w:rPr>
          <w:rFonts w:eastAsia="Calibri" w:cs="Times New Roman"/>
          <w:lang w:eastAsia="es-ES"/>
          <w:rPrChange w:id="91" w:author="alumno2" w:date="2016-02-17T12:22:00Z">
            <w:rPr>
              <w:lang w:eastAsia="es-ES"/>
            </w:rPr>
          </w:rPrChange>
        </w:rPr>
        <w:t>Creación de formulario para la gestión de notas en el que se pueda visualizar las nota</w:t>
      </w:r>
      <w:r w:rsidR="008E6A93" w:rsidRPr="003D79CF">
        <w:rPr>
          <w:rFonts w:eastAsia="Calibri" w:cs="Times New Roman"/>
          <w:lang w:eastAsia="es-ES"/>
          <w:rPrChange w:id="92" w:author="alumno2" w:date="2016-02-17T12:22:00Z">
            <w:rPr>
              <w:lang w:eastAsia="es-ES"/>
            </w:rPr>
          </w:rPrChange>
        </w:rPr>
        <w:t xml:space="preserve">s por modulo realizado por cada </w:t>
      </w:r>
      <w:r w:rsidRPr="003D79CF">
        <w:rPr>
          <w:rFonts w:eastAsia="Calibri" w:cs="Times New Roman"/>
          <w:lang w:eastAsia="es-ES"/>
          <w:rPrChange w:id="93" w:author="alumno2" w:date="2016-02-17T12:22:00Z">
            <w:rPr>
              <w:lang w:eastAsia="es-ES"/>
            </w:rPr>
          </w:rPrChange>
        </w:rPr>
        <w:t>alumno, además de poder introducir y modificar.</w:t>
      </w:r>
    </w:p>
    <w:p w:rsidR="003D79CF" w:rsidRPr="003D79CF" w:rsidRDefault="003D79CF">
      <w:pPr>
        <w:pStyle w:val="Prrafodelista"/>
        <w:numPr>
          <w:ilvl w:val="0"/>
          <w:numId w:val="9"/>
        </w:numPr>
        <w:rPr>
          <w:rFonts w:eastAsia="Calibri" w:cs="Times New Roman"/>
          <w:lang w:eastAsia="es-ES"/>
          <w:rPrChange w:id="94" w:author="alumno2" w:date="2016-02-17T12:22:00Z">
            <w:rPr>
              <w:lang w:eastAsia="es-ES"/>
            </w:rPr>
          </w:rPrChange>
        </w:rPr>
        <w:pPrChange w:id="95" w:author="alumno2" w:date="2016-02-17T12:22:00Z">
          <w:pPr/>
        </w:pPrChange>
      </w:pPr>
      <w:ins w:id="96" w:author="alumno2" w:date="2016-02-17T12:23:00Z">
        <w:r>
          <w:rPr>
            <w:rFonts w:eastAsia="Calibri" w:cs="Times New Roman"/>
            <w:lang w:eastAsia="es-ES"/>
          </w:rPr>
          <w:t>Creación de formulario para la gestión de usuarios en el que se pueda visualizar todos los usuarios, pudiendo eliminar, insertar y modificar usuarios adem</w:t>
        </w:r>
      </w:ins>
      <w:ins w:id="97" w:author="alumno2" w:date="2016-02-17T12:25:00Z">
        <w:r>
          <w:rPr>
            <w:rFonts w:eastAsia="Calibri" w:cs="Times New Roman"/>
            <w:lang w:eastAsia="es-ES"/>
          </w:rPr>
          <w:t>ás de poder indicarle de que tipo de usuario se trata.</w:t>
        </w:r>
      </w:ins>
    </w:p>
    <w:p w:rsidR="001026C8" w:rsidRPr="00C5296A" w:rsidRDefault="001026C8" w:rsidP="001026C8">
      <w:pPr>
        <w:rPr>
          <w:rFonts w:ascii="Times New Roman" w:eastAsia="Calibri" w:hAnsi="Times New Roman" w:cs="Times New Roman"/>
          <w:sz w:val="24"/>
          <w:lang w:eastAsia="es-ES"/>
        </w:rPr>
      </w:pPr>
    </w:p>
    <w:p w:rsidR="008E6A93" w:rsidRDefault="00266A77" w:rsidP="008E6A93">
      <w:pPr>
        <w:pStyle w:val="Ttulo2"/>
        <w:numPr>
          <w:ilvl w:val="0"/>
          <w:numId w:val="1"/>
        </w:numPr>
      </w:pPr>
      <w:r>
        <w:t>Requisitos funcionales</w:t>
      </w:r>
    </w:p>
    <w:p w:rsidR="008E6A93" w:rsidRPr="008E6A93" w:rsidRDefault="008E6A93" w:rsidP="008E6A93"/>
    <w:p w:rsidR="008E6A93" w:rsidRDefault="008E6A93" w:rsidP="008E6A93">
      <w:r>
        <w:t>Cuando se nos encargó el proyecto, lo primero que fue necesario fue reunirnos con los encargados de la empresa para que llegáramos a redactar una lista con los requisitos funcionales y no funcionales del sistema, es decir, los comportamientos y requisitos del sistema.</w:t>
      </w:r>
    </w:p>
    <w:p w:rsidR="008E6A93" w:rsidRDefault="008E6A93" w:rsidP="008E6A93">
      <w:r>
        <w:t>Los requisitos funcionales definen una función concreta del sistema y/o de uno de sus componentes. Para establecer un requisito funcional es necesario establecer las entradas que tiene dicha funcionalidad, comportamiento y salidas que genera.</w:t>
      </w:r>
    </w:p>
    <w:p w:rsidR="00B56FE3" w:rsidRDefault="00B56FE3" w:rsidP="008E6A93"/>
    <w:p w:rsidR="00B56FE3" w:rsidRDefault="00B56FE3" w:rsidP="00B56FE3">
      <w:pPr>
        <w:pStyle w:val="Ttulo2"/>
        <w:numPr>
          <w:ilvl w:val="2"/>
          <w:numId w:val="1"/>
        </w:numPr>
      </w:pPr>
      <w:r>
        <w:t>Requisitos Funcionales de la aplicación</w:t>
      </w:r>
    </w:p>
    <w:p w:rsidR="00B56FE3" w:rsidRPr="00B56FE3" w:rsidRDefault="00B56FE3" w:rsidP="00B56FE3">
      <w:pPr>
        <w:pStyle w:val="Prrafodelista"/>
        <w:ind w:left="1080"/>
      </w:pPr>
    </w:p>
    <w:tbl>
      <w:tblPr>
        <w:tblStyle w:val="Tablaconcuadrcula"/>
        <w:tblW w:w="0" w:type="auto"/>
        <w:tblLook w:val="04A0" w:firstRow="1" w:lastRow="0" w:firstColumn="1" w:lastColumn="0" w:noHBand="0" w:noVBand="1"/>
      </w:tblPr>
      <w:tblGrid>
        <w:gridCol w:w="2903"/>
        <w:gridCol w:w="5591"/>
      </w:tblGrid>
      <w:tr w:rsidR="008E6A93" w:rsidTr="008E6A93">
        <w:tc>
          <w:tcPr>
            <w:tcW w:w="2943" w:type="dxa"/>
          </w:tcPr>
          <w:p w:rsidR="008E6A93" w:rsidRPr="008E6A93" w:rsidRDefault="008E6A93" w:rsidP="008E6A93">
            <w:pPr>
              <w:rPr>
                <w:b/>
              </w:rPr>
            </w:pPr>
            <w:r w:rsidRPr="008E6A93">
              <w:rPr>
                <w:b/>
              </w:rPr>
              <w:t>Código del Requisito</w:t>
            </w:r>
          </w:p>
        </w:tc>
        <w:tc>
          <w:tcPr>
            <w:tcW w:w="5701" w:type="dxa"/>
          </w:tcPr>
          <w:p w:rsidR="008E6A93" w:rsidRPr="008E6A93" w:rsidRDefault="008E6A93" w:rsidP="008E6A93">
            <w:pPr>
              <w:rPr>
                <w:b/>
              </w:rPr>
            </w:pPr>
            <w:r w:rsidRPr="008E6A93">
              <w:rPr>
                <w:b/>
              </w:rPr>
              <w:t>Nombre del requisito</w:t>
            </w:r>
          </w:p>
        </w:tc>
      </w:tr>
      <w:tr w:rsidR="008E6A93" w:rsidTr="008E6A93">
        <w:tc>
          <w:tcPr>
            <w:tcW w:w="2943" w:type="dxa"/>
          </w:tcPr>
          <w:p w:rsidR="008E6A93" w:rsidRDefault="008E6A93" w:rsidP="008E6A93">
            <w:r>
              <w:t>LoginGeneral</w:t>
            </w:r>
          </w:p>
        </w:tc>
        <w:tc>
          <w:tcPr>
            <w:tcW w:w="5701" w:type="dxa"/>
          </w:tcPr>
          <w:p w:rsidR="008E6A93" w:rsidRDefault="008E6A93" w:rsidP="008E6A93">
            <w:r>
              <w:t>Autenticación de usuario</w:t>
            </w:r>
          </w:p>
        </w:tc>
      </w:tr>
      <w:tr w:rsidR="008E6A93" w:rsidTr="003722AA">
        <w:tc>
          <w:tcPr>
            <w:tcW w:w="8644" w:type="dxa"/>
            <w:gridSpan w:val="2"/>
          </w:tcPr>
          <w:p w:rsidR="008E6A93" w:rsidRPr="008E6A93" w:rsidRDefault="008E6A93" w:rsidP="008E6A93">
            <w:pPr>
              <w:rPr>
                <w:b/>
              </w:rPr>
            </w:pPr>
            <w:r w:rsidRPr="008E6A93">
              <w:rPr>
                <w:b/>
              </w:rPr>
              <w:lastRenderedPageBreak/>
              <w:t>Descripción o características</w:t>
            </w:r>
          </w:p>
        </w:tc>
      </w:tr>
      <w:tr w:rsidR="008E6A93" w:rsidTr="00C41791">
        <w:tc>
          <w:tcPr>
            <w:tcW w:w="8644" w:type="dxa"/>
            <w:gridSpan w:val="2"/>
          </w:tcPr>
          <w:p w:rsidR="008E6A93" w:rsidRDefault="008E6A93" w:rsidP="008E6A93">
            <w:r>
              <w:t>Antes de poder usar la aplicación el usuario debe autenticarse en la aplicación con un nombre de usuario y contraseña.</w:t>
            </w:r>
          </w:p>
        </w:tc>
      </w:tr>
    </w:tbl>
    <w:p w:rsidR="008E6A93" w:rsidDel="002A784D" w:rsidRDefault="008E6A93" w:rsidP="008E6A93">
      <w:pPr>
        <w:rPr>
          <w:del w:id="98" w:author="Alumno 10" w:date="2016-02-22T10:56:00Z"/>
        </w:rPr>
      </w:pPr>
    </w:p>
    <w:p w:rsidR="008E6A93" w:rsidRDefault="008E6A93" w:rsidP="008E6A93"/>
    <w:tbl>
      <w:tblPr>
        <w:tblStyle w:val="Tablaconcuadrcula"/>
        <w:tblW w:w="0" w:type="auto"/>
        <w:tblLook w:val="04A0" w:firstRow="1" w:lastRow="0" w:firstColumn="1" w:lastColumn="0" w:noHBand="0" w:noVBand="1"/>
      </w:tblPr>
      <w:tblGrid>
        <w:gridCol w:w="2963"/>
        <w:gridCol w:w="5531"/>
      </w:tblGrid>
      <w:tr w:rsidR="008E6A93" w:rsidTr="008E1DD4">
        <w:tc>
          <w:tcPr>
            <w:tcW w:w="2943" w:type="dxa"/>
          </w:tcPr>
          <w:p w:rsidR="008E6A93" w:rsidRPr="008E6A93" w:rsidRDefault="008E6A93" w:rsidP="008E1DD4">
            <w:pPr>
              <w:rPr>
                <w:b/>
              </w:rPr>
            </w:pPr>
            <w:r w:rsidRPr="008E6A93">
              <w:rPr>
                <w:b/>
              </w:rPr>
              <w:t>Código del Requisito</w:t>
            </w:r>
          </w:p>
        </w:tc>
        <w:tc>
          <w:tcPr>
            <w:tcW w:w="5701" w:type="dxa"/>
          </w:tcPr>
          <w:p w:rsidR="008E6A93" w:rsidRPr="008E6A93" w:rsidRDefault="008E6A93" w:rsidP="008E1DD4">
            <w:pPr>
              <w:rPr>
                <w:b/>
              </w:rPr>
            </w:pPr>
            <w:r w:rsidRPr="008E6A93">
              <w:rPr>
                <w:b/>
              </w:rPr>
              <w:t>Nombre del requisito</w:t>
            </w:r>
          </w:p>
        </w:tc>
      </w:tr>
      <w:tr w:rsidR="008E6A93" w:rsidTr="008E1DD4">
        <w:tc>
          <w:tcPr>
            <w:tcW w:w="2943" w:type="dxa"/>
          </w:tcPr>
          <w:p w:rsidR="008E6A93" w:rsidRDefault="008D79D0" w:rsidP="008D79D0">
            <w:r>
              <w:t>InterfazPrincipal</w:t>
            </w:r>
            <w:r w:rsidR="005A79EE">
              <w:t>Administrador</w:t>
            </w:r>
          </w:p>
        </w:tc>
        <w:tc>
          <w:tcPr>
            <w:tcW w:w="5701" w:type="dxa"/>
          </w:tcPr>
          <w:p w:rsidR="008E6A93" w:rsidRDefault="008D79D0" w:rsidP="008D79D0">
            <w:r>
              <w:t>Interfaz principal</w:t>
            </w:r>
            <w:r w:rsidR="005A79EE">
              <w:t>-ADMINISTRADOR</w:t>
            </w:r>
          </w:p>
        </w:tc>
      </w:tr>
      <w:tr w:rsidR="008E6A93" w:rsidTr="008E1DD4">
        <w:tc>
          <w:tcPr>
            <w:tcW w:w="8644" w:type="dxa"/>
            <w:gridSpan w:val="2"/>
          </w:tcPr>
          <w:p w:rsidR="008E6A93" w:rsidRPr="008E6A93" w:rsidRDefault="008E6A93" w:rsidP="008E1DD4">
            <w:pPr>
              <w:rPr>
                <w:b/>
              </w:rPr>
            </w:pPr>
            <w:r w:rsidRPr="008E6A93">
              <w:rPr>
                <w:b/>
              </w:rPr>
              <w:t>Descripción o características</w:t>
            </w:r>
          </w:p>
        </w:tc>
      </w:tr>
      <w:tr w:rsidR="008E6A93" w:rsidTr="008E1DD4">
        <w:tc>
          <w:tcPr>
            <w:tcW w:w="8644" w:type="dxa"/>
            <w:gridSpan w:val="2"/>
          </w:tcPr>
          <w:p w:rsidR="008E6A93" w:rsidRDefault="00E21EA2" w:rsidP="00305E08">
            <w:r>
              <w:t>El administrador se introducirá</w:t>
            </w:r>
            <w:r w:rsidR="008D79D0">
              <w:t xml:space="preserve"> con su login</w:t>
            </w:r>
            <w:r w:rsidR="00305E08">
              <w:t xml:space="preserve"> y tendrá acceso a una interfaz gráfica donde tendrá acceso a distintos botones donde podrá gestionar notas, alumnos y certificados, además de poder crear usuarios (opción que solo puede realizar el administrador).</w:t>
            </w:r>
          </w:p>
        </w:tc>
      </w:tr>
    </w:tbl>
    <w:p w:rsidR="008E6A93" w:rsidDel="002A784D" w:rsidRDefault="008E6A93" w:rsidP="008E6A93">
      <w:pPr>
        <w:rPr>
          <w:del w:id="99" w:author="Alumno 10" w:date="2016-02-22T10:56:00Z"/>
        </w:rPr>
      </w:pPr>
    </w:p>
    <w:p w:rsidR="008E6A93" w:rsidDel="002A784D" w:rsidRDefault="008E6A93" w:rsidP="008E6A93">
      <w:pPr>
        <w:rPr>
          <w:del w:id="100" w:author="Alumno 10" w:date="2016-02-22T10:56:00Z"/>
        </w:rPr>
      </w:pPr>
    </w:p>
    <w:p w:rsidR="008E6A93" w:rsidRDefault="008E6A93" w:rsidP="008E6A93"/>
    <w:tbl>
      <w:tblPr>
        <w:tblStyle w:val="Tablaconcuadrcula"/>
        <w:tblW w:w="0" w:type="auto"/>
        <w:tblLook w:val="04A0" w:firstRow="1" w:lastRow="0" w:firstColumn="1" w:lastColumn="0" w:noHBand="0" w:noVBand="1"/>
      </w:tblPr>
      <w:tblGrid>
        <w:gridCol w:w="2902"/>
        <w:gridCol w:w="5592"/>
      </w:tblGrid>
      <w:tr w:rsidR="008E6A93" w:rsidTr="008E1DD4">
        <w:tc>
          <w:tcPr>
            <w:tcW w:w="2943" w:type="dxa"/>
          </w:tcPr>
          <w:p w:rsidR="008E6A93" w:rsidRPr="008E6A93" w:rsidRDefault="008E6A93" w:rsidP="008E1DD4">
            <w:pPr>
              <w:rPr>
                <w:b/>
              </w:rPr>
            </w:pPr>
            <w:r w:rsidRPr="008E6A93">
              <w:rPr>
                <w:b/>
              </w:rPr>
              <w:t>Código del Requisito</w:t>
            </w:r>
          </w:p>
        </w:tc>
        <w:tc>
          <w:tcPr>
            <w:tcW w:w="5701" w:type="dxa"/>
          </w:tcPr>
          <w:p w:rsidR="008E6A93" w:rsidRPr="008E6A93" w:rsidRDefault="008E6A93" w:rsidP="008E1DD4">
            <w:pPr>
              <w:rPr>
                <w:b/>
              </w:rPr>
            </w:pPr>
            <w:r w:rsidRPr="008E6A93">
              <w:rPr>
                <w:b/>
              </w:rPr>
              <w:t>Nombre del requisito</w:t>
            </w:r>
          </w:p>
        </w:tc>
      </w:tr>
      <w:tr w:rsidR="008E6A93" w:rsidTr="008E1DD4">
        <w:tc>
          <w:tcPr>
            <w:tcW w:w="2943" w:type="dxa"/>
          </w:tcPr>
          <w:p w:rsidR="008E6A93" w:rsidRDefault="00574880" w:rsidP="008E1DD4">
            <w:r>
              <w:t>LoginAñadir</w:t>
            </w:r>
          </w:p>
        </w:tc>
        <w:tc>
          <w:tcPr>
            <w:tcW w:w="5701" w:type="dxa"/>
          </w:tcPr>
          <w:p w:rsidR="008E6A93" w:rsidRDefault="00574880" w:rsidP="008E1DD4">
            <w:r>
              <w:t>Añadir usuarios que puedan autenticarse</w:t>
            </w:r>
          </w:p>
        </w:tc>
      </w:tr>
      <w:tr w:rsidR="008E6A93" w:rsidTr="008E1DD4">
        <w:tc>
          <w:tcPr>
            <w:tcW w:w="8644" w:type="dxa"/>
            <w:gridSpan w:val="2"/>
          </w:tcPr>
          <w:p w:rsidR="008E6A93" w:rsidRPr="008E6A93" w:rsidRDefault="008E6A93" w:rsidP="008E1DD4">
            <w:pPr>
              <w:rPr>
                <w:b/>
              </w:rPr>
            </w:pPr>
            <w:r w:rsidRPr="008E6A93">
              <w:rPr>
                <w:b/>
              </w:rPr>
              <w:t>Descripción o características</w:t>
            </w:r>
          </w:p>
        </w:tc>
      </w:tr>
      <w:tr w:rsidR="008E6A93" w:rsidTr="008E1DD4">
        <w:tc>
          <w:tcPr>
            <w:tcW w:w="8644" w:type="dxa"/>
            <w:gridSpan w:val="2"/>
          </w:tcPr>
          <w:p w:rsidR="008E6A93" w:rsidRDefault="00574880" w:rsidP="00574880">
            <w:pPr>
              <w:tabs>
                <w:tab w:val="left" w:pos="1830"/>
              </w:tabs>
            </w:pPr>
            <w:r>
              <w:t xml:space="preserve">Los </w:t>
            </w:r>
            <w:r w:rsidR="00A738F7">
              <w:t>administradores</w:t>
            </w:r>
            <w:r>
              <w:t xml:space="preserve"> pueden añadir otros usuarios y establecer su nivel (ROL) y contraseña.</w:t>
            </w:r>
          </w:p>
        </w:tc>
      </w:tr>
    </w:tbl>
    <w:p w:rsidR="008E6A93" w:rsidDel="002A784D" w:rsidRDefault="008E6A93" w:rsidP="008E6A93">
      <w:pPr>
        <w:rPr>
          <w:del w:id="101" w:author="Alumno 10" w:date="2016-02-22T10:56:00Z"/>
        </w:rPr>
      </w:pPr>
    </w:p>
    <w:p w:rsidR="008E6A93" w:rsidRDefault="008E6A93" w:rsidP="008E6A93"/>
    <w:tbl>
      <w:tblPr>
        <w:tblStyle w:val="Tablaconcuadrcula"/>
        <w:tblW w:w="0" w:type="auto"/>
        <w:tblLook w:val="04A0" w:firstRow="1" w:lastRow="0" w:firstColumn="1" w:lastColumn="0" w:noHBand="0" w:noVBand="1"/>
      </w:tblPr>
      <w:tblGrid>
        <w:gridCol w:w="2927"/>
        <w:gridCol w:w="5567"/>
      </w:tblGrid>
      <w:tr w:rsidR="008E6A93" w:rsidTr="008E1DD4">
        <w:tc>
          <w:tcPr>
            <w:tcW w:w="2943" w:type="dxa"/>
          </w:tcPr>
          <w:p w:rsidR="008E6A93" w:rsidRPr="008E6A93" w:rsidRDefault="008E6A93" w:rsidP="008E1DD4">
            <w:pPr>
              <w:rPr>
                <w:b/>
              </w:rPr>
            </w:pPr>
            <w:r w:rsidRPr="008E6A93">
              <w:rPr>
                <w:b/>
              </w:rPr>
              <w:t>Código del Requisito</w:t>
            </w:r>
          </w:p>
        </w:tc>
        <w:tc>
          <w:tcPr>
            <w:tcW w:w="5701" w:type="dxa"/>
          </w:tcPr>
          <w:p w:rsidR="008E6A93" w:rsidRPr="008E6A93" w:rsidRDefault="008E6A93" w:rsidP="008E1DD4">
            <w:pPr>
              <w:rPr>
                <w:b/>
              </w:rPr>
            </w:pPr>
            <w:r w:rsidRPr="008E6A93">
              <w:rPr>
                <w:b/>
              </w:rPr>
              <w:t>Nombre del requisito</w:t>
            </w:r>
          </w:p>
        </w:tc>
      </w:tr>
      <w:tr w:rsidR="00E21EA2" w:rsidTr="008E1DD4">
        <w:tc>
          <w:tcPr>
            <w:tcW w:w="2943" w:type="dxa"/>
          </w:tcPr>
          <w:p w:rsidR="00E21EA2" w:rsidRDefault="00E21EA2" w:rsidP="00E21EA2">
            <w:r>
              <w:t>InterfazPrincipalUsuario</w:t>
            </w:r>
          </w:p>
        </w:tc>
        <w:tc>
          <w:tcPr>
            <w:tcW w:w="5701" w:type="dxa"/>
          </w:tcPr>
          <w:p w:rsidR="00E21EA2" w:rsidRDefault="00E21EA2" w:rsidP="00E21EA2">
            <w:r>
              <w:t>Interfaz principal-USUARIO</w:t>
            </w:r>
          </w:p>
        </w:tc>
      </w:tr>
      <w:tr w:rsidR="00E21EA2" w:rsidTr="008E1DD4">
        <w:tc>
          <w:tcPr>
            <w:tcW w:w="8644" w:type="dxa"/>
            <w:gridSpan w:val="2"/>
          </w:tcPr>
          <w:p w:rsidR="00E21EA2" w:rsidRPr="008E6A93" w:rsidRDefault="00E21EA2" w:rsidP="00E21EA2">
            <w:pPr>
              <w:rPr>
                <w:b/>
              </w:rPr>
            </w:pPr>
            <w:r w:rsidRPr="008E6A93">
              <w:rPr>
                <w:b/>
              </w:rPr>
              <w:t>Descripción o características</w:t>
            </w:r>
          </w:p>
        </w:tc>
      </w:tr>
      <w:tr w:rsidR="00E21EA2" w:rsidTr="008E1DD4">
        <w:tc>
          <w:tcPr>
            <w:tcW w:w="8644" w:type="dxa"/>
            <w:gridSpan w:val="2"/>
          </w:tcPr>
          <w:p w:rsidR="00E21EA2" w:rsidRDefault="00E21EA2" w:rsidP="00E21EA2">
            <w:r>
              <w:t>El usuario se introducirá con su login y tendrá acceso a una interfaz gráfica donde tendrá acceso a distintos botones donde podrá gestionar notas, alumnos y certificados.</w:t>
            </w:r>
          </w:p>
        </w:tc>
      </w:tr>
    </w:tbl>
    <w:p w:rsidR="008E6A93" w:rsidRDefault="008E6A93" w:rsidP="008E6A93"/>
    <w:tbl>
      <w:tblPr>
        <w:tblStyle w:val="Tablaconcuadrcula"/>
        <w:tblW w:w="0" w:type="auto"/>
        <w:tblLook w:val="04A0" w:firstRow="1" w:lastRow="0" w:firstColumn="1" w:lastColumn="0" w:noHBand="0" w:noVBand="1"/>
      </w:tblPr>
      <w:tblGrid>
        <w:gridCol w:w="2906"/>
        <w:gridCol w:w="5588"/>
      </w:tblGrid>
      <w:tr w:rsidR="000F4C0D" w:rsidTr="008E1DD4">
        <w:tc>
          <w:tcPr>
            <w:tcW w:w="2943" w:type="dxa"/>
          </w:tcPr>
          <w:p w:rsidR="000F4C0D" w:rsidRPr="008E6A93" w:rsidRDefault="000F4C0D" w:rsidP="008E1DD4">
            <w:pPr>
              <w:rPr>
                <w:b/>
              </w:rPr>
            </w:pPr>
            <w:r w:rsidRPr="008E6A93">
              <w:rPr>
                <w:b/>
              </w:rPr>
              <w:t>Código del Requisito</w:t>
            </w:r>
          </w:p>
        </w:tc>
        <w:tc>
          <w:tcPr>
            <w:tcW w:w="5701" w:type="dxa"/>
          </w:tcPr>
          <w:p w:rsidR="000F4C0D" w:rsidRPr="008E6A93" w:rsidRDefault="000F4C0D" w:rsidP="008E1DD4">
            <w:pPr>
              <w:rPr>
                <w:b/>
              </w:rPr>
            </w:pPr>
            <w:r w:rsidRPr="008E6A93">
              <w:rPr>
                <w:b/>
              </w:rPr>
              <w:t>Nombre del requisito</w:t>
            </w:r>
          </w:p>
        </w:tc>
      </w:tr>
      <w:tr w:rsidR="000F4C0D" w:rsidTr="008E1DD4">
        <w:tc>
          <w:tcPr>
            <w:tcW w:w="2943" w:type="dxa"/>
          </w:tcPr>
          <w:p w:rsidR="000F4C0D" w:rsidRDefault="00C90F0E" w:rsidP="00EB7577">
            <w:r>
              <w:t>Gesti</w:t>
            </w:r>
            <w:r w:rsidR="00EB7577">
              <w:t>o</w:t>
            </w:r>
            <w:r>
              <w:t>nNotas</w:t>
            </w:r>
          </w:p>
        </w:tc>
        <w:tc>
          <w:tcPr>
            <w:tcW w:w="5701" w:type="dxa"/>
          </w:tcPr>
          <w:p w:rsidR="000F4C0D" w:rsidRDefault="00C90F0E" w:rsidP="008E1DD4">
            <w:r>
              <w:t>Gestión de las notas obtenidas por los alumnos</w:t>
            </w:r>
          </w:p>
        </w:tc>
      </w:tr>
      <w:tr w:rsidR="000F4C0D" w:rsidTr="008E1DD4">
        <w:tc>
          <w:tcPr>
            <w:tcW w:w="8644" w:type="dxa"/>
            <w:gridSpan w:val="2"/>
          </w:tcPr>
          <w:p w:rsidR="000F4C0D" w:rsidRPr="008E6A93" w:rsidRDefault="000F4C0D" w:rsidP="008E1DD4">
            <w:pPr>
              <w:rPr>
                <w:b/>
              </w:rPr>
            </w:pPr>
            <w:r w:rsidRPr="008E6A93">
              <w:rPr>
                <w:b/>
              </w:rPr>
              <w:t>Descripción o características</w:t>
            </w:r>
          </w:p>
        </w:tc>
      </w:tr>
      <w:tr w:rsidR="000F4C0D" w:rsidTr="008E1DD4">
        <w:tc>
          <w:tcPr>
            <w:tcW w:w="8644" w:type="dxa"/>
            <w:gridSpan w:val="2"/>
          </w:tcPr>
          <w:p w:rsidR="000F4C0D" w:rsidRDefault="00C90F0E" w:rsidP="00C90F0E">
            <w:r>
              <w:t>El usuario o administrador podrán visualizar, introducir o modificar desde esta pantalla las notas obtenidas por los alumnos en cada módulo para tratar estos datos como ellos consideren oportuno.</w:t>
            </w:r>
          </w:p>
        </w:tc>
      </w:tr>
    </w:tbl>
    <w:p w:rsidR="000F4C0D" w:rsidRDefault="000F4C0D" w:rsidP="000F4C0D"/>
    <w:tbl>
      <w:tblPr>
        <w:tblStyle w:val="Tablaconcuadrcula"/>
        <w:tblW w:w="0" w:type="auto"/>
        <w:tblLook w:val="04A0" w:firstRow="1" w:lastRow="0" w:firstColumn="1" w:lastColumn="0" w:noHBand="0" w:noVBand="1"/>
      </w:tblPr>
      <w:tblGrid>
        <w:gridCol w:w="2909"/>
        <w:gridCol w:w="5585"/>
      </w:tblGrid>
      <w:tr w:rsidR="000F4C0D" w:rsidTr="008E1DD4">
        <w:tc>
          <w:tcPr>
            <w:tcW w:w="2943" w:type="dxa"/>
          </w:tcPr>
          <w:p w:rsidR="000F4C0D" w:rsidRPr="008E6A93" w:rsidRDefault="000F4C0D" w:rsidP="008E1DD4">
            <w:pPr>
              <w:rPr>
                <w:b/>
              </w:rPr>
            </w:pPr>
            <w:r w:rsidRPr="008E6A93">
              <w:rPr>
                <w:b/>
              </w:rPr>
              <w:t>Código del Requisito</w:t>
            </w:r>
          </w:p>
        </w:tc>
        <w:tc>
          <w:tcPr>
            <w:tcW w:w="5701" w:type="dxa"/>
          </w:tcPr>
          <w:p w:rsidR="000F4C0D" w:rsidRPr="008E6A93" w:rsidRDefault="000F4C0D" w:rsidP="008E1DD4">
            <w:pPr>
              <w:rPr>
                <w:b/>
              </w:rPr>
            </w:pPr>
            <w:r w:rsidRPr="008E6A93">
              <w:rPr>
                <w:b/>
              </w:rPr>
              <w:t>Nombre del requisito</w:t>
            </w:r>
          </w:p>
        </w:tc>
      </w:tr>
      <w:tr w:rsidR="000F4C0D" w:rsidTr="008E1DD4">
        <w:tc>
          <w:tcPr>
            <w:tcW w:w="2943" w:type="dxa"/>
          </w:tcPr>
          <w:p w:rsidR="000F4C0D" w:rsidRDefault="00C90F0E" w:rsidP="00EB7577">
            <w:r>
              <w:t>Gesti</w:t>
            </w:r>
            <w:r w:rsidR="00EB7577">
              <w:t>o</w:t>
            </w:r>
            <w:r>
              <w:t>nAlumnos</w:t>
            </w:r>
          </w:p>
        </w:tc>
        <w:tc>
          <w:tcPr>
            <w:tcW w:w="5701" w:type="dxa"/>
          </w:tcPr>
          <w:p w:rsidR="000F4C0D" w:rsidRDefault="00C90F0E" w:rsidP="00C90F0E">
            <w:r>
              <w:t>Gestión de los alumnos matriculados en los módulos</w:t>
            </w:r>
          </w:p>
        </w:tc>
      </w:tr>
      <w:tr w:rsidR="000F4C0D" w:rsidTr="008E1DD4">
        <w:tc>
          <w:tcPr>
            <w:tcW w:w="8644" w:type="dxa"/>
            <w:gridSpan w:val="2"/>
          </w:tcPr>
          <w:p w:rsidR="000F4C0D" w:rsidRPr="008E6A93" w:rsidRDefault="000F4C0D" w:rsidP="008E1DD4">
            <w:pPr>
              <w:rPr>
                <w:b/>
              </w:rPr>
            </w:pPr>
            <w:r w:rsidRPr="008E6A93">
              <w:rPr>
                <w:b/>
              </w:rPr>
              <w:t>Descripción o características</w:t>
            </w:r>
          </w:p>
        </w:tc>
      </w:tr>
      <w:tr w:rsidR="000F4C0D" w:rsidTr="008E1DD4">
        <w:tc>
          <w:tcPr>
            <w:tcW w:w="8644" w:type="dxa"/>
            <w:gridSpan w:val="2"/>
          </w:tcPr>
          <w:p w:rsidR="000F4C0D" w:rsidRDefault="00C90F0E" w:rsidP="00E137FE">
            <w:r>
              <w:t xml:space="preserve">El usuario o administrador podrán visualizar, introducir o modificar desde esta pantalla </w:t>
            </w:r>
            <w:r w:rsidR="00E137FE">
              <w:t>los datos de los</w:t>
            </w:r>
            <w:r>
              <w:t xml:space="preserve"> alumnos matriculados en los distintos módulos que componen los certificados</w:t>
            </w:r>
            <w:r w:rsidR="00E91B4C">
              <w:t xml:space="preserve"> para tratar estos datos como ellos consideren oportuno.</w:t>
            </w:r>
          </w:p>
        </w:tc>
      </w:tr>
    </w:tbl>
    <w:p w:rsidR="000F4C0D" w:rsidRDefault="000F4C0D" w:rsidP="000F4C0D"/>
    <w:tbl>
      <w:tblPr>
        <w:tblStyle w:val="Tablaconcuadrcula"/>
        <w:tblW w:w="0" w:type="auto"/>
        <w:tblLook w:val="04A0" w:firstRow="1" w:lastRow="0" w:firstColumn="1" w:lastColumn="0" w:noHBand="0" w:noVBand="1"/>
      </w:tblPr>
      <w:tblGrid>
        <w:gridCol w:w="2916"/>
        <w:gridCol w:w="5578"/>
      </w:tblGrid>
      <w:tr w:rsidR="008E6A93" w:rsidTr="008E1DD4">
        <w:tc>
          <w:tcPr>
            <w:tcW w:w="2943" w:type="dxa"/>
          </w:tcPr>
          <w:p w:rsidR="008E6A93" w:rsidRPr="008E6A93" w:rsidRDefault="008E6A93" w:rsidP="008E1DD4">
            <w:pPr>
              <w:rPr>
                <w:b/>
              </w:rPr>
            </w:pPr>
            <w:r w:rsidRPr="008E6A93">
              <w:rPr>
                <w:b/>
              </w:rPr>
              <w:t>Código del Requisito</w:t>
            </w:r>
          </w:p>
        </w:tc>
        <w:tc>
          <w:tcPr>
            <w:tcW w:w="5701" w:type="dxa"/>
          </w:tcPr>
          <w:p w:rsidR="008E6A93" w:rsidRPr="008E6A93" w:rsidRDefault="008E6A93" w:rsidP="008E1DD4">
            <w:pPr>
              <w:rPr>
                <w:b/>
              </w:rPr>
            </w:pPr>
            <w:r w:rsidRPr="008E6A93">
              <w:rPr>
                <w:b/>
              </w:rPr>
              <w:t>Nombre del requisito</w:t>
            </w:r>
          </w:p>
        </w:tc>
      </w:tr>
      <w:tr w:rsidR="00EB7577" w:rsidTr="008E1DD4">
        <w:tc>
          <w:tcPr>
            <w:tcW w:w="2943" w:type="dxa"/>
          </w:tcPr>
          <w:p w:rsidR="00EB7577" w:rsidRDefault="00EB7577" w:rsidP="00EB7577">
            <w:r>
              <w:t>GestionCertificados</w:t>
            </w:r>
          </w:p>
        </w:tc>
        <w:tc>
          <w:tcPr>
            <w:tcW w:w="5701" w:type="dxa"/>
          </w:tcPr>
          <w:p w:rsidR="00EB7577" w:rsidRDefault="00EB7577" w:rsidP="00EB7577">
            <w:r>
              <w:t>Gestión de los certificados que imparte esta entidad</w:t>
            </w:r>
          </w:p>
        </w:tc>
      </w:tr>
      <w:tr w:rsidR="00EB7577" w:rsidTr="008E1DD4">
        <w:tc>
          <w:tcPr>
            <w:tcW w:w="8644" w:type="dxa"/>
            <w:gridSpan w:val="2"/>
          </w:tcPr>
          <w:p w:rsidR="00EB7577" w:rsidRPr="008E6A93" w:rsidRDefault="00EB7577" w:rsidP="00EB7577">
            <w:pPr>
              <w:rPr>
                <w:b/>
              </w:rPr>
            </w:pPr>
            <w:r w:rsidRPr="008E6A93">
              <w:rPr>
                <w:b/>
              </w:rPr>
              <w:t>Descripción o características</w:t>
            </w:r>
          </w:p>
        </w:tc>
      </w:tr>
      <w:tr w:rsidR="00EB7577" w:rsidTr="008E1DD4">
        <w:tc>
          <w:tcPr>
            <w:tcW w:w="8644" w:type="dxa"/>
            <w:gridSpan w:val="2"/>
          </w:tcPr>
          <w:p w:rsidR="00EB7577" w:rsidRDefault="00EB7577" w:rsidP="008E2910">
            <w:r>
              <w:t xml:space="preserve">El usuario o administrador podrán visualizar, introducir o modificar desde esta pantalla los </w:t>
            </w:r>
            <w:r w:rsidR="008E2910">
              <w:t>datos de</w:t>
            </w:r>
            <w:r>
              <w:t xml:space="preserve"> los distintos módulos que componen los certificados para tratar estos datos como ellos consideren oportuno.</w:t>
            </w:r>
          </w:p>
        </w:tc>
      </w:tr>
    </w:tbl>
    <w:p w:rsidR="008E6A93" w:rsidRPr="00B56FE3" w:rsidRDefault="008E6A93" w:rsidP="008E6A93">
      <w:pPr>
        <w:rPr>
          <w:b/>
        </w:rPr>
      </w:pPr>
    </w:p>
    <w:p w:rsidR="008E6A93" w:rsidRPr="00B56FE3" w:rsidRDefault="00B56FE3" w:rsidP="008E6A93">
      <w:pPr>
        <w:rPr>
          <w:b/>
        </w:rPr>
      </w:pPr>
      <w:r w:rsidRPr="00B56FE3">
        <w:rPr>
          <w:b/>
        </w:rPr>
        <w:t>¿ 2.1.2 Requisitos Funcionales de la interfaz de usuario?</w:t>
      </w:r>
    </w:p>
    <w:p w:rsidR="00266A77" w:rsidRDefault="00266A77" w:rsidP="008E6A93">
      <w:pPr>
        <w:pStyle w:val="Ttulo2"/>
        <w:numPr>
          <w:ilvl w:val="0"/>
          <w:numId w:val="1"/>
        </w:numPr>
      </w:pPr>
      <w:r>
        <w:lastRenderedPageBreak/>
        <w:t>Diagrama de casos de uso</w:t>
      </w:r>
    </w:p>
    <w:p w:rsidR="00266A77" w:rsidRPr="00266A77" w:rsidRDefault="00266A77" w:rsidP="00266A77">
      <w:r>
        <w:t>naziha</w:t>
      </w:r>
    </w:p>
    <w:p w:rsidR="00266A77" w:rsidRDefault="00266A77" w:rsidP="00266A77">
      <w:pPr>
        <w:pStyle w:val="Ttulo2"/>
        <w:numPr>
          <w:ilvl w:val="0"/>
          <w:numId w:val="1"/>
        </w:numPr>
      </w:pPr>
      <w:r>
        <w:t>Requisitos no funcionales</w:t>
      </w:r>
    </w:p>
    <w:p w:rsidR="00B56FE3" w:rsidRPr="00B56FE3" w:rsidRDefault="00B56FE3" w:rsidP="00B56FE3"/>
    <w:p w:rsidR="001D02E6" w:rsidRDefault="00BF77D5" w:rsidP="001D02E6">
      <w:pPr>
        <w:ind w:left="360"/>
        <w:rPr>
          <w:ins w:id="102" w:author="alumno2" w:date="2016-02-18T09:51:00Z"/>
        </w:rPr>
      </w:pPr>
      <w:ins w:id="103" w:author="alumno2" w:date="2016-02-18T09:48:00Z">
        <w:r>
          <w:t xml:space="preserve">Esa aplicación </w:t>
        </w:r>
        <w:r w:rsidR="001D02E6">
          <w:t xml:space="preserve">va a constar de </w:t>
        </w:r>
      </w:ins>
      <w:ins w:id="104" w:author="alumno2" w:date="2016-02-18T09:49:00Z">
        <w:r w:rsidR="001D02E6">
          <w:t>una base de datos hecha en Oracle, una aplicación de escritorio realizada en Java F</w:t>
        </w:r>
        <w:r>
          <w:t xml:space="preserve">X y la </w:t>
        </w:r>
      </w:ins>
      <w:ins w:id="105" w:author="alumno2" w:date="2016-02-18T09:50:00Z">
        <w:r>
          <w:t>integración</w:t>
        </w:r>
      </w:ins>
      <w:ins w:id="106" w:author="alumno2" w:date="2016-02-18T09:49:00Z">
        <w:r>
          <w:t xml:space="preserve"> </w:t>
        </w:r>
      </w:ins>
      <w:ins w:id="107" w:author="alumno2" w:date="2016-02-18T09:50:00Z">
        <w:r>
          <w:t>de los dos medios. La aplicación va a poder correr en varios ordenadores, así que la base de datos tiene  que estar en todos los ordenadores, o en un ordenador que sea visible por todos los dem</w:t>
        </w:r>
      </w:ins>
      <w:ins w:id="108" w:author="alumno2" w:date="2016-02-18T09:51:00Z">
        <w:r>
          <w:t>ás.</w:t>
        </w:r>
      </w:ins>
    </w:p>
    <w:p w:rsidR="00BF77D5" w:rsidRDefault="00BF77D5" w:rsidP="001D02E6">
      <w:pPr>
        <w:ind w:left="360"/>
        <w:rPr>
          <w:ins w:id="109" w:author="Alumno 10" w:date="2016-02-18T10:13:00Z"/>
        </w:rPr>
      </w:pPr>
      <w:ins w:id="110" w:author="alumno2" w:date="2016-02-18T09:53:00Z">
        <w:r>
          <w:t xml:space="preserve">La primera opción de tener la base de datos en cada ordenador no es viable porque tenemos que tenerla sincronizada. </w:t>
        </w:r>
      </w:ins>
      <w:ins w:id="111" w:author="alumno2" w:date="2016-02-18T09:54:00Z">
        <w:r>
          <w:t>La segunda opción es la más viable porque si la base de datos la tenemos bien configurada y controlada</w:t>
        </w:r>
      </w:ins>
      <w:ins w:id="112" w:author="Alumno 10" w:date="2016-02-18T10:04:00Z">
        <w:r w:rsidR="00AF38D4">
          <w:t xml:space="preserve">, los cambios realizados por el usuario en la aplicación tienen que cumplir el </w:t>
        </w:r>
        <w:r w:rsidR="00AF38D4" w:rsidRPr="00AF38D4">
          <w:rPr>
            <w:b/>
            <w:rPrChange w:id="113" w:author="Alumno 10" w:date="2016-02-18T10:06:00Z">
              <w:rPr/>
            </w:rPrChange>
          </w:rPr>
          <w:t>ACID</w:t>
        </w:r>
      </w:ins>
      <w:ins w:id="114" w:author="Alumno 10" w:date="2016-02-18T10:06:00Z">
        <w:r w:rsidR="00AF38D4">
          <w:t>(</w:t>
        </w:r>
        <w:r w:rsidR="00AF38D4" w:rsidRPr="00AF38D4">
          <w:rPr>
            <w:rFonts w:cs="Arial"/>
            <w:color w:val="252525"/>
            <w:shd w:val="clear" w:color="auto" w:fill="FFFFFF"/>
            <w:rPrChange w:id="115" w:author="Alumno 10" w:date="2016-02-18T10:06:00Z">
              <w:rPr>
                <w:rFonts w:ascii="Arial" w:hAnsi="Arial" w:cs="Arial"/>
                <w:color w:val="252525"/>
                <w:sz w:val="21"/>
                <w:szCs w:val="21"/>
                <w:shd w:val="clear" w:color="auto" w:fill="FFFFFF"/>
              </w:rPr>
            </w:rPrChange>
          </w:rPr>
          <w:t>Atomicidad, Consistencia, Aislamiento y Durabilidad</w:t>
        </w:r>
        <w:r w:rsidR="00AF38D4">
          <w:t>)</w:t>
        </w:r>
      </w:ins>
      <w:ins w:id="116" w:author="Alumno 10" w:date="2016-02-18T10:04:00Z">
        <w:r w:rsidR="00AF38D4">
          <w:t xml:space="preserve"> </w:t>
        </w:r>
      </w:ins>
      <w:ins w:id="117" w:author="alumno2" w:date="2016-02-18T09:54:00Z">
        <w:r>
          <w:t xml:space="preserve">. </w:t>
        </w:r>
      </w:ins>
      <w:ins w:id="118" w:author="alumno2" w:date="2016-02-18T09:56:00Z">
        <w:r>
          <w:t>Pero nos surge la necesidad de</w:t>
        </w:r>
      </w:ins>
      <w:ins w:id="119" w:author="Alumno 10" w:date="2016-02-18T10:06:00Z">
        <w:r w:rsidR="006419F4">
          <w:t xml:space="preserve"> </w:t>
        </w:r>
      </w:ins>
      <w:ins w:id="120" w:author="Alumno 10" w:date="2016-02-18T10:07:00Z">
        <w:r w:rsidR="006419F4">
          <w:t>tener un ordenador centralizado con la base de datos integrada y la aplicación hecha, lo que nos lleva a ver las caracter</w:t>
        </w:r>
      </w:ins>
      <w:ins w:id="121" w:author="Alumno 10" w:date="2016-02-18T10:08:00Z">
        <w:r w:rsidR="006419F4">
          <w:t>ísticas o requisitos que necesita el equipo.</w:t>
        </w:r>
      </w:ins>
    </w:p>
    <w:p w:rsidR="006419F4" w:rsidRPr="00807EAC" w:rsidRDefault="006419F4">
      <w:pPr>
        <w:numPr>
          <w:ilvl w:val="0"/>
          <w:numId w:val="14"/>
        </w:numPr>
        <w:spacing w:before="100" w:beforeAutospacing="1" w:after="120" w:line="240" w:lineRule="auto"/>
        <w:rPr>
          <w:ins w:id="122" w:author="Alumno 10" w:date="2016-02-18T10:13:00Z"/>
          <w:rFonts w:eastAsia="Times New Roman" w:cs="Times New Roman"/>
          <w:color w:val="000000"/>
          <w:lang w:eastAsia="es-ES"/>
          <w:rPrChange w:id="123" w:author="Alumno 10" w:date="2016-02-18T10:14:00Z">
            <w:rPr>
              <w:ins w:id="124" w:author="Alumno 10" w:date="2016-02-18T10:13:00Z"/>
              <w:rFonts w:ascii="Verdana" w:eastAsia="Times New Roman" w:hAnsi="Verdana" w:cs="Times New Roman"/>
              <w:color w:val="000000"/>
              <w:sz w:val="20"/>
              <w:szCs w:val="20"/>
              <w:lang w:eastAsia="es-ES"/>
            </w:rPr>
          </w:rPrChange>
        </w:rPr>
        <w:pPrChange w:id="125" w:author="Alumno 10" w:date="2016-02-18T10:15:00Z">
          <w:pPr>
            <w:numPr>
              <w:numId w:val="12"/>
            </w:numPr>
            <w:tabs>
              <w:tab w:val="num" w:pos="720"/>
            </w:tabs>
            <w:spacing w:before="100" w:beforeAutospacing="1" w:after="120" w:line="240" w:lineRule="auto"/>
            <w:ind w:left="720" w:hanging="360"/>
          </w:pPr>
        </w:pPrChange>
      </w:pPr>
      <w:ins w:id="126" w:author="Alumno 10" w:date="2016-02-18T10:13:00Z">
        <w:r w:rsidRPr="00807EAC">
          <w:rPr>
            <w:rFonts w:eastAsia="Times New Roman" w:cs="Times New Roman"/>
            <w:color w:val="000000"/>
            <w:lang w:eastAsia="es-ES"/>
            <w:rPrChange w:id="127" w:author="Alumno 10" w:date="2016-02-18T10:14:00Z">
              <w:rPr>
                <w:rFonts w:ascii="Verdana" w:eastAsia="Times New Roman" w:hAnsi="Verdana" w:cs="Times New Roman"/>
                <w:color w:val="000000"/>
                <w:sz w:val="20"/>
                <w:szCs w:val="20"/>
                <w:lang w:eastAsia="es-ES"/>
              </w:rPr>
            </w:rPrChange>
          </w:rPr>
          <w:t>Una dirección IP estática en el equipo en el que va a instalar Oracle 11g</w:t>
        </w:r>
      </w:ins>
      <w:ins w:id="128" w:author="Alumno 10" w:date="2016-02-18T10:14:00Z">
        <w:r w:rsidR="00807EAC" w:rsidRPr="00807EAC">
          <w:rPr>
            <w:rFonts w:eastAsia="Times New Roman" w:cs="Times New Roman"/>
            <w:color w:val="000000"/>
            <w:lang w:eastAsia="es-ES"/>
            <w:rPrChange w:id="129" w:author="Alumno 10" w:date="2016-02-18T10:14:00Z">
              <w:rPr>
                <w:rFonts w:ascii="Verdana" w:eastAsia="Times New Roman" w:hAnsi="Verdana" w:cs="Times New Roman"/>
                <w:color w:val="000000"/>
                <w:sz w:val="20"/>
                <w:szCs w:val="20"/>
                <w:lang w:eastAsia="es-ES"/>
              </w:rPr>
            </w:rPrChange>
          </w:rPr>
          <w:t>.</w:t>
        </w:r>
      </w:ins>
    </w:p>
    <w:p w:rsidR="006419F4" w:rsidRPr="00807EAC" w:rsidRDefault="006419F4">
      <w:pPr>
        <w:numPr>
          <w:ilvl w:val="0"/>
          <w:numId w:val="14"/>
        </w:numPr>
        <w:spacing w:before="100" w:beforeAutospacing="1" w:after="120" w:line="240" w:lineRule="auto"/>
        <w:rPr>
          <w:ins w:id="130" w:author="Alumno 10" w:date="2016-02-18T10:13:00Z"/>
          <w:rFonts w:eastAsia="Times New Roman" w:cs="Times New Roman"/>
          <w:color w:val="000000"/>
          <w:lang w:eastAsia="es-ES"/>
          <w:rPrChange w:id="131" w:author="Alumno 10" w:date="2016-02-18T10:14:00Z">
            <w:rPr>
              <w:ins w:id="132" w:author="Alumno 10" w:date="2016-02-18T10:13:00Z"/>
              <w:rFonts w:ascii="Verdana" w:eastAsia="Times New Roman" w:hAnsi="Verdana" w:cs="Times New Roman"/>
              <w:color w:val="000000"/>
              <w:sz w:val="20"/>
              <w:szCs w:val="20"/>
              <w:lang w:eastAsia="es-ES"/>
            </w:rPr>
          </w:rPrChange>
        </w:rPr>
        <w:pPrChange w:id="133" w:author="Alumno 10" w:date="2016-02-18T10:15:00Z">
          <w:pPr>
            <w:numPr>
              <w:numId w:val="12"/>
            </w:numPr>
            <w:tabs>
              <w:tab w:val="num" w:pos="720"/>
            </w:tabs>
            <w:spacing w:before="100" w:beforeAutospacing="1" w:after="120" w:line="240" w:lineRule="auto"/>
            <w:ind w:left="720" w:hanging="360"/>
          </w:pPr>
        </w:pPrChange>
      </w:pPr>
      <w:ins w:id="134" w:author="Alumno 10" w:date="2016-02-18T10:13:00Z">
        <w:r w:rsidRPr="00807EAC">
          <w:rPr>
            <w:rFonts w:eastAsia="Times New Roman" w:cs="Times New Roman"/>
            <w:color w:val="000000"/>
            <w:lang w:eastAsia="es-ES"/>
            <w:rPrChange w:id="135" w:author="Alumno 10" w:date="2016-02-18T10:14:00Z">
              <w:rPr>
                <w:rFonts w:ascii="Verdana" w:eastAsia="Times New Roman" w:hAnsi="Verdana" w:cs="Times New Roman"/>
                <w:color w:val="000000"/>
                <w:sz w:val="20"/>
                <w:szCs w:val="20"/>
                <w:lang w:eastAsia="es-ES"/>
              </w:rPr>
            </w:rPrChange>
          </w:rPr>
          <w:t>Un mínimo de 125 MB de espacio libre en el disco para archivos temporales de instalación.</w:t>
        </w:r>
      </w:ins>
    </w:p>
    <w:p w:rsidR="006419F4" w:rsidRPr="00807EAC" w:rsidRDefault="006419F4">
      <w:pPr>
        <w:numPr>
          <w:ilvl w:val="0"/>
          <w:numId w:val="14"/>
        </w:numPr>
        <w:spacing w:before="100" w:beforeAutospacing="1" w:after="120" w:line="240" w:lineRule="auto"/>
        <w:rPr>
          <w:ins w:id="136" w:author="Alumno 10" w:date="2016-02-18T10:13:00Z"/>
          <w:rFonts w:eastAsia="Times New Roman" w:cs="Times New Roman"/>
          <w:color w:val="000000"/>
          <w:lang w:eastAsia="es-ES"/>
          <w:rPrChange w:id="137" w:author="Alumno 10" w:date="2016-02-18T10:14:00Z">
            <w:rPr>
              <w:ins w:id="138" w:author="Alumno 10" w:date="2016-02-18T10:13:00Z"/>
              <w:rFonts w:ascii="Verdana" w:eastAsia="Times New Roman" w:hAnsi="Verdana" w:cs="Times New Roman"/>
              <w:color w:val="000000"/>
              <w:sz w:val="20"/>
              <w:szCs w:val="20"/>
              <w:lang w:eastAsia="es-ES"/>
            </w:rPr>
          </w:rPrChange>
        </w:rPr>
        <w:pPrChange w:id="139" w:author="Alumno 10" w:date="2016-02-18T10:15:00Z">
          <w:pPr>
            <w:numPr>
              <w:numId w:val="12"/>
            </w:numPr>
            <w:tabs>
              <w:tab w:val="num" w:pos="720"/>
            </w:tabs>
            <w:spacing w:before="100" w:beforeAutospacing="1" w:after="120" w:line="240" w:lineRule="auto"/>
            <w:ind w:left="720" w:hanging="360"/>
          </w:pPr>
        </w:pPrChange>
      </w:pPr>
      <w:ins w:id="140" w:author="Alumno 10" w:date="2016-02-18T10:13:00Z">
        <w:r w:rsidRPr="00807EAC">
          <w:rPr>
            <w:rFonts w:eastAsia="Times New Roman" w:cs="Times New Roman"/>
            <w:color w:val="000000"/>
            <w:lang w:eastAsia="es-ES"/>
            <w:rPrChange w:id="141" w:author="Alumno 10" w:date="2016-02-18T10:14:00Z">
              <w:rPr>
                <w:rFonts w:ascii="Verdana" w:eastAsia="Times New Roman" w:hAnsi="Verdana" w:cs="Times New Roman"/>
                <w:color w:val="000000"/>
                <w:sz w:val="20"/>
                <w:szCs w:val="20"/>
                <w:lang w:eastAsia="es-ES"/>
              </w:rPr>
            </w:rPrChange>
          </w:rPr>
          <w:t>1 GB como mínimo de memoria RAM física para Oracle 11g Standard Edition (1,3 GB de RAM para Oracle 11g Enterprise Edition) y 2 GB de memoria virtual.</w:t>
        </w:r>
      </w:ins>
    </w:p>
    <w:p w:rsidR="006419F4" w:rsidRPr="00807EAC" w:rsidRDefault="006419F4">
      <w:pPr>
        <w:numPr>
          <w:ilvl w:val="0"/>
          <w:numId w:val="14"/>
        </w:numPr>
        <w:spacing w:before="100" w:beforeAutospacing="1" w:after="120" w:line="240" w:lineRule="auto"/>
        <w:rPr>
          <w:ins w:id="142" w:author="Alumno 10" w:date="2016-02-18T10:13:00Z"/>
          <w:rFonts w:eastAsia="Times New Roman" w:cs="Times New Roman"/>
          <w:color w:val="000000"/>
          <w:lang w:eastAsia="es-ES"/>
          <w:rPrChange w:id="143" w:author="Alumno 10" w:date="2016-02-18T10:14:00Z">
            <w:rPr>
              <w:ins w:id="144" w:author="Alumno 10" w:date="2016-02-18T10:13:00Z"/>
              <w:rFonts w:ascii="Verdana" w:eastAsia="Times New Roman" w:hAnsi="Verdana" w:cs="Times New Roman"/>
              <w:color w:val="000000"/>
              <w:sz w:val="20"/>
              <w:szCs w:val="20"/>
              <w:lang w:eastAsia="es-ES"/>
            </w:rPr>
          </w:rPrChange>
        </w:rPr>
        <w:pPrChange w:id="145" w:author="Alumno 10" w:date="2016-02-18T10:15:00Z">
          <w:pPr>
            <w:numPr>
              <w:numId w:val="12"/>
            </w:numPr>
            <w:tabs>
              <w:tab w:val="num" w:pos="720"/>
            </w:tabs>
            <w:spacing w:before="100" w:beforeAutospacing="1" w:after="120" w:line="240" w:lineRule="auto"/>
            <w:ind w:left="720" w:hanging="360"/>
          </w:pPr>
        </w:pPrChange>
      </w:pPr>
      <w:ins w:id="146" w:author="Alumno 10" w:date="2016-02-18T10:13:00Z">
        <w:r w:rsidRPr="00807EAC">
          <w:rPr>
            <w:rFonts w:eastAsia="Times New Roman" w:cs="Times New Roman"/>
            <w:color w:val="000000"/>
            <w:lang w:eastAsia="es-ES"/>
            <w:rPrChange w:id="147" w:author="Alumno 10" w:date="2016-02-18T10:14:00Z">
              <w:rPr>
                <w:rFonts w:ascii="Verdana" w:eastAsia="Times New Roman" w:hAnsi="Verdana" w:cs="Times New Roman"/>
                <w:color w:val="000000"/>
                <w:sz w:val="20"/>
                <w:szCs w:val="20"/>
                <w:lang w:eastAsia="es-ES"/>
              </w:rPr>
            </w:rPrChange>
          </w:rPr>
          <w:t>4,55 GB como mínimo de espacio libre en el disco para la instalación básica y 4,92 GB de espacio libre en el disco para la instalación avanzada.</w:t>
        </w:r>
      </w:ins>
    </w:p>
    <w:p w:rsidR="006419F4" w:rsidRPr="00807EAC" w:rsidRDefault="006419F4">
      <w:pPr>
        <w:numPr>
          <w:ilvl w:val="0"/>
          <w:numId w:val="14"/>
        </w:numPr>
        <w:spacing w:before="100" w:beforeAutospacing="1" w:after="120" w:line="240" w:lineRule="auto"/>
        <w:rPr>
          <w:ins w:id="148" w:author="Alumno 10" w:date="2016-02-18T10:13:00Z"/>
          <w:rFonts w:eastAsia="Times New Roman" w:cs="Times New Roman"/>
          <w:color w:val="000000"/>
          <w:lang w:eastAsia="es-ES"/>
          <w:rPrChange w:id="149" w:author="Alumno 10" w:date="2016-02-18T10:14:00Z">
            <w:rPr>
              <w:ins w:id="150" w:author="Alumno 10" w:date="2016-02-18T10:13:00Z"/>
              <w:rFonts w:ascii="Verdana" w:eastAsia="Times New Roman" w:hAnsi="Verdana" w:cs="Times New Roman"/>
              <w:color w:val="000000"/>
              <w:sz w:val="20"/>
              <w:szCs w:val="20"/>
              <w:lang w:eastAsia="es-ES"/>
            </w:rPr>
          </w:rPrChange>
        </w:rPr>
        <w:pPrChange w:id="151" w:author="Alumno 10" w:date="2016-02-18T10:15:00Z">
          <w:pPr>
            <w:numPr>
              <w:numId w:val="12"/>
            </w:numPr>
            <w:tabs>
              <w:tab w:val="num" w:pos="720"/>
            </w:tabs>
            <w:spacing w:before="100" w:beforeAutospacing="1" w:after="120" w:line="240" w:lineRule="auto"/>
            <w:ind w:left="720" w:hanging="360"/>
          </w:pPr>
        </w:pPrChange>
      </w:pPr>
      <w:ins w:id="152" w:author="Alumno 10" w:date="2016-02-18T10:13:00Z">
        <w:r w:rsidRPr="00807EAC">
          <w:rPr>
            <w:rFonts w:eastAsia="Times New Roman" w:cs="Times New Roman"/>
            <w:color w:val="000000"/>
            <w:lang w:eastAsia="es-ES"/>
            <w:rPrChange w:id="153" w:author="Alumno 10" w:date="2016-02-18T10:14:00Z">
              <w:rPr>
                <w:rFonts w:ascii="Verdana" w:eastAsia="Times New Roman" w:hAnsi="Verdana" w:cs="Times New Roman"/>
                <w:color w:val="000000"/>
                <w:sz w:val="20"/>
                <w:szCs w:val="20"/>
                <w:lang w:eastAsia="es-ES"/>
              </w:rPr>
            </w:rPrChange>
          </w:rPr>
          <w:t>Los discos de instalación de Oracle 11g.</w:t>
        </w:r>
      </w:ins>
    </w:p>
    <w:p w:rsidR="006419F4" w:rsidRDefault="006419F4">
      <w:pPr>
        <w:numPr>
          <w:ilvl w:val="0"/>
          <w:numId w:val="14"/>
        </w:numPr>
        <w:spacing w:before="100" w:beforeAutospacing="1" w:after="120" w:line="240" w:lineRule="auto"/>
        <w:rPr>
          <w:ins w:id="154" w:author="Alumno 10" w:date="2016-02-18T10:15:00Z"/>
          <w:rFonts w:eastAsia="Times New Roman" w:cs="Times New Roman"/>
          <w:color w:val="000000"/>
          <w:lang w:eastAsia="es-ES"/>
        </w:rPr>
        <w:pPrChange w:id="155" w:author="Alumno 10" w:date="2016-02-18T10:15:00Z">
          <w:pPr>
            <w:ind w:left="360"/>
          </w:pPr>
        </w:pPrChange>
      </w:pPr>
      <w:ins w:id="156" w:author="Alumno 10" w:date="2016-02-18T10:13:00Z">
        <w:r w:rsidRPr="00807EAC">
          <w:rPr>
            <w:rFonts w:eastAsia="Times New Roman" w:cs="Times New Roman"/>
            <w:color w:val="000000"/>
            <w:lang w:eastAsia="es-ES"/>
            <w:rPrChange w:id="157" w:author="Alumno 10" w:date="2016-02-18T10:14:00Z">
              <w:rPr>
                <w:rFonts w:ascii="Verdana" w:eastAsia="Times New Roman" w:hAnsi="Verdana" w:cs="Times New Roman"/>
                <w:color w:val="000000"/>
                <w:sz w:val="20"/>
                <w:szCs w:val="20"/>
                <w:lang w:eastAsia="es-ES"/>
              </w:rPr>
            </w:rPrChange>
          </w:rPr>
          <w:t>Las licencias y contratos de asistencia apropiados de Oracle.</w:t>
        </w:r>
      </w:ins>
    </w:p>
    <w:p w:rsidR="00E41ED1" w:rsidRPr="00807EAC" w:rsidRDefault="00574581">
      <w:pPr>
        <w:spacing w:before="100" w:beforeAutospacing="1" w:after="120" w:line="240" w:lineRule="auto"/>
        <w:ind w:left="360"/>
        <w:rPr>
          <w:rFonts w:eastAsia="Times New Roman" w:cs="Times New Roman"/>
          <w:color w:val="000000"/>
          <w:lang w:eastAsia="es-ES"/>
          <w:rPrChange w:id="158" w:author="Alumno 10" w:date="2016-02-18T10:15:00Z">
            <w:rPr/>
          </w:rPrChange>
        </w:rPr>
        <w:pPrChange w:id="159" w:author="Alumno 10" w:date="2016-02-18T10:19:00Z">
          <w:pPr>
            <w:ind w:left="360"/>
          </w:pPr>
        </w:pPrChange>
      </w:pPr>
      <w:ins w:id="160" w:author="Alumno 10" w:date="2016-02-18T10:16:00Z">
        <w:r>
          <w:rPr>
            <w:rFonts w:eastAsia="Times New Roman" w:cs="Times New Roman"/>
            <w:color w:val="000000"/>
            <w:lang w:eastAsia="es-ES"/>
          </w:rPr>
          <w:t>El sistema operativo que puede correr la aplicación no depende de la versi</w:t>
        </w:r>
      </w:ins>
      <w:ins w:id="161" w:author="Alumno 10" w:date="2016-02-18T10:17:00Z">
        <w:r>
          <w:rPr>
            <w:rFonts w:eastAsia="Times New Roman" w:cs="Times New Roman"/>
            <w:color w:val="000000"/>
            <w:lang w:eastAsia="es-ES"/>
          </w:rPr>
          <w:t xml:space="preserve">ón del sistema operativo sino que depende que tengamos la máquina virtual de java, además de tener la última versión de la </w:t>
        </w:r>
      </w:ins>
      <w:ins w:id="162" w:author="Alumno 10" w:date="2016-02-18T10:18:00Z">
        <w:r>
          <w:rPr>
            <w:rFonts w:eastAsia="Times New Roman" w:cs="Times New Roman"/>
            <w:color w:val="000000"/>
            <w:lang w:eastAsia="es-ES"/>
          </w:rPr>
          <w:t>máquina virtual de java lo más actualizada posible.</w:t>
        </w:r>
      </w:ins>
    </w:p>
    <w:p w:rsidR="00B56FE3" w:rsidDel="00574581" w:rsidRDefault="00B56FE3">
      <w:pPr>
        <w:pStyle w:val="Prrafodelista"/>
        <w:numPr>
          <w:ilvl w:val="0"/>
          <w:numId w:val="14"/>
        </w:numPr>
        <w:rPr>
          <w:del w:id="163" w:author="Alumno 10" w:date="2016-02-18T10:15:00Z"/>
        </w:rPr>
        <w:pPrChange w:id="164" w:author="Alumno 10" w:date="2016-02-18T10:15:00Z">
          <w:pPr>
            <w:pStyle w:val="Prrafodelista"/>
            <w:numPr>
              <w:numId w:val="8"/>
            </w:numPr>
            <w:ind w:hanging="360"/>
          </w:pPr>
        </w:pPrChange>
      </w:pPr>
      <w:del w:id="165" w:author="Alumno 10" w:date="2016-02-18T10:18:00Z">
        <w:r w:rsidDel="005A4FE0">
          <w:delText>La aplicación debe funcionar en un ordenador con 4GB de memoria RAM,</w:delText>
        </w:r>
      </w:del>
    </w:p>
    <w:p w:rsidR="00B56FE3" w:rsidDel="005A4FE0" w:rsidRDefault="00B56FE3">
      <w:pPr>
        <w:pStyle w:val="Prrafodelista"/>
        <w:numPr>
          <w:ilvl w:val="0"/>
          <w:numId w:val="14"/>
        </w:numPr>
        <w:rPr>
          <w:del w:id="166" w:author="Alumno 10" w:date="2016-02-18T10:18:00Z"/>
        </w:rPr>
        <w:pPrChange w:id="167" w:author="Alumno 10" w:date="2016-02-18T10:15:00Z">
          <w:pPr>
            <w:pStyle w:val="Prrafodelista"/>
          </w:pPr>
        </w:pPrChange>
      </w:pPr>
      <w:del w:id="168" w:author="Alumno 10" w:date="2016-02-18T10:18:00Z">
        <w:r w:rsidDel="005A4FE0">
          <w:delText>sistema operativo Windows 7 de 64 bits o superior.</w:delText>
        </w:r>
      </w:del>
    </w:p>
    <w:p w:rsidR="00B56FE3" w:rsidDel="00574581" w:rsidRDefault="00B56FE3">
      <w:pPr>
        <w:pStyle w:val="Prrafodelista"/>
        <w:numPr>
          <w:ilvl w:val="0"/>
          <w:numId w:val="14"/>
        </w:numPr>
        <w:rPr>
          <w:del w:id="169" w:author="Alumno 10" w:date="2016-02-18T10:15:00Z"/>
        </w:rPr>
        <w:pPrChange w:id="170" w:author="Alumno 10" w:date="2016-02-18T10:15:00Z">
          <w:pPr>
            <w:pStyle w:val="Prrafodelista"/>
            <w:numPr>
              <w:numId w:val="8"/>
            </w:numPr>
            <w:ind w:hanging="360"/>
          </w:pPr>
        </w:pPrChange>
      </w:pPr>
      <w:del w:id="171" w:author="Alumno 10" w:date="2016-02-18T10:18:00Z">
        <w:r w:rsidDel="005A4FE0">
          <w:delText>La aplicación debe estar compilada para una arquitectura de 32bits para</w:delText>
        </w:r>
      </w:del>
    </w:p>
    <w:p w:rsidR="00B56FE3" w:rsidDel="005A4FE0" w:rsidRDefault="00B56FE3">
      <w:pPr>
        <w:pStyle w:val="Prrafodelista"/>
        <w:numPr>
          <w:ilvl w:val="0"/>
          <w:numId w:val="14"/>
        </w:numPr>
        <w:rPr>
          <w:del w:id="172" w:author="Alumno 10" w:date="2016-02-18T10:18:00Z"/>
        </w:rPr>
        <w:pPrChange w:id="173" w:author="Alumno 10" w:date="2016-02-18T10:15:00Z">
          <w:pPr>
            <w:pStyle w:val="Prrafodelista"/>
          </w:pPr>
        </w:pPrChange>
      </w:pPr>
      <w:del w:id="174" w:author="Alumno 10" w:date="2016-02-18T10:18:00Z">
        <w:r w:rsidDel="005A4FE0">
          <w:delText>poder funcionar con la función de comparación.</w:delText>
        </w:r>
      </w:del>
    </w:p>
    <w:p w:rsidR="00671FB0" w:rsidDel="00574581" w:rsidRDefault="00671FB0">
      <w:pPr>
        <w:pStyle w:val="Prrafodelista"/>
        <w:numPr>
          <w:ilvl w:val="0"/>
          <w:numId w:val="14"/>
        </w:numPr>
        <w:rPr>
          <w:del w:id="175" w:author="Alumno 10" w:date="2016-02-18T10:16:00Z"/>
        </w:rPr>
        <w:pPrChange w:id="176" w:author="Alumno 10" w:date="2016-02-18T10:15:00Z">
          <w:pPr>
            <w:pStyle w:val="Prrafodelista"/>
            <w:numPr>
              <w:numId w:val="8"/>
            </w:numPr>
            <w:ind w:hanging="360"/>
          </w:pPr>
        </w:pPrChange>
      </w:pPr>
      <w:r>
        <w:t>La aplicación debe ser accesible desde cualquier ordenador autorizado.</w:t>
      </w:r>
    </w:p>
    <w:p w:rsidR="005C736E" w:rsidRDefault="005C736E">
      <w:pPr>
        <w:pStyle w:val="Prrafodelista"/>
        <w:numPr>
          <w:ilvl w:val="0"/>
          <w:numId w:val="14"/>
        </w:numPr>
        <w:pPrChange w:id="177" w:author="Alumno 10" w:date="2016-02-18T10:16:00Z">
          <w:pPr>
            <w:pStyle w:val="Prrafodelista"/>
            <w:numPr>
              <w:numId w:val="8"/>
            </w:numPr>
            <w:ind w:hanging="360"/>
          </w:pPr>
        </w:pPrChange>
      </w:pPr>
    </w:p>
    <w:p w:rsidR="00B56FE3" w:rsidDel="00574581" w:rsidRDefault="00B56FE3">
      <w:pPr>
        <w:pStyle w:val="Prrafodelista"/>
        <w:numPr>
          <w:ilvl w:val="0"/>
          <w:numId w:val="14"/>
        </w:numPr>
        <w:rPr>
          <w:del w:id="178" w:author="Alumno 10" w:date="2016-02-18T10:16:00Z"/>
        </w:rPr>
        <w:pPrChange w:id="179" w:author="Alumno 10" w:date="2016-02-18T10:15:00Z">
          <w:pPr>
            <w:pStyle w:val="Prrafodelista"/>
            <w:numPr>
              <w:numId w:val="8"/>
            </w:numPr>
            <w:ind w:hanging="360"/>
          </w:pPr>
        </w:pPrChange>
      </w:pPr>
      <w:r>
        <w:t>Se autenticará al usuario mediante usuario y contraseña a indicar por el</w:t>
      </w:r>
      <w:ins w:id="180" w:author="Alumno 10" w:date="2016-02-18T10:16:00Z">
        <w:r w:rsidR="00574581">
          <w:t xml:space="preserve"> </w:t>
        </w:r>
      </w:ins>
    </w:p>
    <w:p w:rsidR="00B56FE3" w:rsidRDefault="00B56FE3">
      <w:pPr>
        <w:pStyle w:val="Prrafodelista"/>
        <w:numPr>
          <w:ilvl w:val="0"/>
          <w:numId w:val="14"/>
        </w:numPr>
        <w:pPrChange w:id="181" w:author="Alumno 10" w:date="2016-02-18T10:16:00Z">
          <w:pPr>
            <w:pStyle w:val="Prrafodelista"/>
          </w:pPr>
        </w:pPrChange>
      </w:pPr>
      <w:r>
        <w:t>administrador.</w:t>
      </w:r>
    </w:p>
    <w:p w:rsidR="00B56FE3" w:rsidDel="00044061" w:rsidRDefault="00B56FE3">
      <w:pPr>
        <w:pStyle w:val="Prrafodelista"/>
        <w:numPr>
          <w:ilvl w:val="0"/>
          <w:numId w:val="14"/>
        </w:numPr>
        <w:rPr>
          <w:del w:id="182" w:author="Alumno 10" w:date="2016-02-18T10:18:00Z"/>
        </w:rPr>
        <w:pPrChange w:id="183" w:author="Alumno 10" w:date="2016-02-18T10:15:00Z">
          <w:pPr>
            <w:pStyle w:val="Prrafodelista"/>
            <w:numPr>
              <w:numId w:val="8"/>
            </w:numPr>
            <w:ind w:hanging="360"/>
          </w:pPr>
        </w:pPrChange>
      </w:pPr>
      <w:r>
        <w:t>En todo momento se mantendrá control de quien hace las cosas para futura</w:t>
      </w:r>
    </w:p>
    <w:p w:rsidR="00DC110A" w:rsidRDefault="00574581">
      <w:pPr>
        <w:pStyle w:val="Prrafodelista"/>
        <w:numPr>
          <w:ilvl w:val="0"/>
          <w:numId w:val="14"/>
        </w:numPr>
        <w:pPrChange w:id="184" w:author="Alumno 10" w:date="2016-02-18T10:16:00Z">
          <w:pPr>
            <w:pStyle w:val="Prrafodelista"/>
          </w:pPr>
        </w:pPrChange>
      </w:pPr>
      <w:ins w:id="185" w:author="Alumno 10" w:date="2016-02-18T10:16:00Z">
        <w:r>
          <w:t xml:space="preserve"> </w:t>
        </w:r>
      </w:ins>
      <w:r w:rsidR="00B56FE3">
        <w:t>referencia en caso de necesitarlo por temas de seguridad.</w:t>
      </w:r>
    </w:p>
    <w:p w:rsidR="00DC110A" w:rsidRDefault="00DC110A" w:rsidP="00DC110A">
      <w:pPr>
        <w:pStyle w:val="Ttulo1"/>
      </w:pPr>
      <w:r>
        <w:t xml:space="preserve">Diseño </w:t>
      </w:r>
    </w:p>
    <w:p w:rsidR="00DC110A" w:rsidRDefault="00DC110A" w:rsidP="00DC110A"/>
    <w:p w:rsidR="00DC110A" w:rsidRPr="006D5E34" w:rsidRDefault="00DC110A" w:rsidP="00DC110A">
      <w:pPr>
        <w:rPr>
          <w:ins w:id="186" w:author="Alumno 10" w:date="2016-02-18T10:24:00Z"/>
          <w:color w:val="FF0000"/>
          <w:rPrChange w:id="187" w:author="Alumno 10" w:date="2016-02-18T10:27:00Z">
            <w:rPr>
              <w:ins w:id="188" w:author="Alumno 10" w:date="2016-02-18T10:24:00Z"/>
            </w:rPr>
          </w:rPrChange>
        </w:rPr>
      </w:pPr>
      <w:r w:rsidRPr="006D5E34">
        <w:rPr>
          <w:color w:val="FF0000"/>
          <w:rPrChange w:id="189" w:author="Alumno 10" w:date="2016-02-18T10:27:00Z">
            <w:rPr/>
          </w:rPrChange>
        </w:rPr>
        <w:t>Explicar MVC y detallar cada una de las capas: modelo, vista y los controladores.</w:t>
      </w:r>
    </w:p>
    <w:p w:rsidR="00ED1734" w:rsidRDefault="006E0228" w:rsidP="006E0228">
      <w:pPr>
        <w:rPr>
          <w:ins w:id="190" w:author="Alumno 10" w:date="2016-02-18T10:34:00Z"/>
        </w:rPr>
      </w:pPr>
      <w:ins w:id="191" w:author="Alumno 10" w:date="2016-02-18T10:36:00Z">
        <w:r>
          <w:t>Se utilizará el lenguaje de modelos UML (Unified Modeling Language) para facilitar la organización y estructuración de la aplicación mediante un diagrama de interfaz, el cual mostrar</w:t>
        </w:r>
      </w:ins>
      <w:ins w:id="192" w:author="Alumno 10" w:date="2016-02-18T10:37:00Z">
        <w:r>
          <w:t>á</w:t>
        </w:r>
      </w:ins>
      <w:ins w:id="193" w:author="Alumno 10" w:date="2016-02-18T10:36:00Z">
        <w:r>
          <w:t xml:space="preserve"> los distintos menús y cómo se relacionan entre sí, y </w:t>
        </w:r>
      </w:ins>
      <w:ins w:id="194" w:author="Alumno 10" w:date="2016-02-18T10:37:00Z">
        <w:r>
          <w:t xml:space="preserve">nos </w:t>
        </w:r>
      </w:ins>
      <w:ins w:id="195" w:author="Alumno 10" w:date="2016-02-18T10:36:00Z">
        <w:r>
          <w:t>ayuda</w:t>
        </w:r>
      </w:ins>
      <w:ins w:id="196" w:author="Alumno 10" w:date="2016-02-18T10:37:00Z">
        <w:r>
          <w:t>rá</w:t>
        </w:r>
      </w:ins>
      <w:ins w:id="197" w:author="Alumno 10" w:date="2016-02-18T10:36:00Z">
        <w:r>
          <w:t xml:space="preserve"> a tener una visión </w:t>
        </w:r>
        <w:r>
          <w:lastRenderedPageBreak/>
          <w:t>global de la aplicación</w:t>
        </w:r>
      </w:ins>
      <w:ins w:id="198" w:author="Alumno 10" w:date="2016-02-18T10:37:00Z">
        <w:r>
          <w:t>.</w:t>
        </w:r>
      </w:ins>
      <w:ins w:id="199" w:author="Alumno 10" w:date="2016-02-18T10:36:00Z">
        <w:r>
          <w:t xml:space="preserve"> </w:t>
        </w:r>
      </w:ins>
      <w:ins w:id="200" w:author="Alumno 10" w:date="2016-02-18T10:37:00Z">
        <w:r>
          <w:t>Es</w:t>
        </w:r>
      </w:ins>
      <w:ins w:id="201" w:author="Alumno 10" w:date="2016-02-18T10:36:00Z">
        <w:r>
          <w:t xml:space="preserve"> un diagrama de flujo, que nos sirve para ver los distintos pasos que seguiría un usuario desde que accede al menú principal hasta que sale de la aplicación.</w:t>
        </w:r>
      </w:ins>
    </w:p>
    <w:p w:rsidR="001B59BD" w:rsidRDefault="001B59BD" w:rsidP="00DC110A">
      <w:pPr>
        <w:rPr>
          <w:ins w:id="202" w:author="Alumno 10" w:date="2016-02-18T10:40:00Z"/>
        </w:rPr>
      </w:pPr>
    </w:p>
    <w:p w:rsidR="00137061" w:rsidRDefault="002A65C8">
      <w:pPr>
        <w:rPr>
          <w:ins w:id="203" w:author="Alumno 10" w:date="2016-02-18T10:41:00Z"/>
        </w:rPr>
      </w:pPr>
      <w:ins w:id="204" w:author="Alumno 10" w:date="2016-02-18T10:40:00Z">
        <w:r>
          <w:t xml:space="preserve">En nuestro diagrama de interfaz podemos apreciar que el grueso de la aplicación sucede en los formularios </w:t>
        </w:r>
      </w:ins>
      <w:ins w:id="205" w:author="Alumno 10" w:date="2016-02-18T10:42:00Z">
        <w:r>
          <w:t>a los que se accede a través del</w:t>
        </w:r>
      </w:ins>
      <w:ins w:id="206" w:author="Alumno 10" w:date="2016-02-18T10:41:00Z">
        <w:r>
          <w:t xml:space="preserve"> </w:t>
        </w:r>
      </w:ins>
      <w:ins w:id="207" w:author="Alumno 10" w:date="2016-02-18T10:40:00Z">
        <w:r>
          <w:t xml:space="preserve">menú principal, </w:t>
        </w:r>
      </w:ins>
    </w:p>
    <w:p w:rsidR="002A65C8" w:rsidRDefault="002A65C8">
      <w:pPr>
        <w:rPr>
          <w:ins w:id="208" w:author="Alumno 10" w:date="2016-02-18T10:41:00Z"/>
        </w:rPr>
      </w:pPr>
    </w:p>
    <w:p w:rsidR="002A65C8" w:rsidRDefault="002A65C8">
      <w:pPr>
        <w:rPr>
          <w:ins w:id="209" w:author="Alumno 10" w:date="2016-02-18T10:27:00Z"/>
        </w:rPr>
      </w:pPr>
    </w:p>
    <w:p w:rsidR="006D5E34" w:rsidRPr="006D5E34" w:rsidRDefault="006D5E34" w:rsidP="00DC110A">
      <w:pPr>
        <w:rPr>
          <w:ins w:id="210" w:author="Alumno 10" w:date="2016-02-18T10:27:00Z"/>
          <w:color w:val="FF0000"/>
          <w:rPrChange w:id="211" w:author="Alumno 10" w:date="2016-02-18T10:27:00Z">
            <w:rPr>
              <w:ins w:id="212" w:author="Alumno 10" w:date="2016-02-18T10:27:00Z"/>
            </w:rPr>
          </w:rPrChange>
        </w:rPr>
      </w:pPr>
      <w:ins w:id="213" w:author="Alumno 10" w:date="2016-02-18T10:27:00Z">
        <w:r w:rsidRPr="006D5E34">
          <w:rPr>
            <w:color w:val="FF0000"/>
            <w:rPrChange w:id="214" w:author="Alumno 10" w:date="2016-02-18T10:27:00Z">
              <w:rPr/>
            </w:rPrChange>
          </w:rPr>
          <w:t>Explicación del funcionamiento de la base de datos propuesta</w:t>
        </w:r>
      </w:ins>
    </w:p>
    <w:p w:rsidR="006D5E34" w:rsidRDefault="006D5E34" w:rsidP="006D5E34">
      <w:pPr>
        <w:pStyle w:val="Ttulo2"/>
        <w:jc w:val="center"/>
        <w:rPr>
          <w:ins w:id="215" w:author="Alumno 10" w:date="2016-02-18T10:27:00Z"/>
        </w:rPr>
      </w:pPr>
      <w:ins w:id="216" w:author="Alumno 10" w:date="2016-02-18T10:27:00Z">
        <w:r>
          <w:t>Análisis del modelo entidad relación</w:t>
        </w:r>
      </w:ins>
    </w:p>
    <w:p w:rsidR="006D5E34" w:rsidRPr="006D5E34" w:rsidRDefault="006D5E34" w:rsidP="006D5E34">
      <w:pPr>
        <w:pStyle w:val="Textoindependienteprimerasangra"/>
        <w:rPr>
          <w:ins w:id="217" w:author="Alumno 10" w:date="2016-02-18T10:27:00Z"/>
          <w:rFonts w:asciiTheme="minorHAnsi" w:hAnsiTheme="minorHAnsi"/>
          <w:sz w:val="22"/>
          <w:rPrChange w:id="218" w:author="Alumno 10" w:date="2016-02-18T10:28:00Z">
            <w:rPr>
              <w:ins w:id="219" w:author="Alumno 10" w:date="2016-02-18T10:27:00Z"/>
            </w:rPr>
          </w:rPrChange>
        </w:rPr>
      </w:pPr>
      <w:ins w:id="220" w:author="Alumno 10" w:date="2016-02-18T10:27:00Z">
        <w:r w:rsidRPr="006D5E34">
          <w:rPr>
            <w:rFonts w:asciiTheme="minorHAnsi" w:hAnsiTheme="minorHAnsi"/>
            <w:sz w:val="22"/>
            <w:rPrChange w:id="221" w:author="Alumno 10" w:date="2016-02-18T10:28:00Z">
              <w:rPr/>
            </w:rPrChange>
          </w:rPr>
          <w:t>Según la información propuesta por el cliente y los objeto que nos ha propuesto tratar.</w:t>
        </w:r>
      </w:ins>
    </w:p>
    <w:p w:rsidR="006D5E34" w:rsidRPr="006D5E34" w:rsidRDefault="006D5E34" w:rsidP="006D5E34">
      <w:pPr>
        <w:pStyle w:val="Listaconvietas2"/>
        <w:numPr>
          <w:ilvl w:val="0"/>
          <w:numId w:val="15"/>
        </w:numPr>
        <w:rPr>
          <w:ins w:id="222" w:author="Alumno 10" w:date="2016-02-18T10:27:00Z"/>
          <w:rFonts w:asciiTheme="minorHAnsi" w:hAnsiTheme="minorHAnsi"/>
          <w:b/>
          <w:sz w:val="22"/>
          <w:rPrChange w:id="223" w:author="Alumno 10" w:date="2016-02-18T10:28:00Z">
            <w:rPr>
              <w:ins w:id="224" w:author="Alumno 10" w:date="2016-02-18T10:27:00Z"/>
              <w:b/>
            </w:rPr>
          </w:rPrChange>
        </w:rPr>
      </w:pPr>
      <w:ins w:id="225" w:author="Alumno 10" w:date="2016-02-18T10:27:00Z">
        <w:r w:rsidRPr="006D5E34">
          <w:rPr>
            <w:rFonts w:asciiTheme="minorHAnsi" w:hAnsiTheme="minorHAnsi"/>
            <w:b/>
            <w:sz w:val="22"/>
            <w:rPrChange w:id="226" w:author="Alumno 10" w:date="2016-02-18T10:28:00Z">
              <w:rPr>
                <w:b/>
              </w:rPr>
            </w:rPrChange>
          </w:rPr>
          <w:t xml:space="preserve">En el tema de los alumnos hemos dicho que nos interesa recoger datos de sus estudios teniendo en cuenta su especialidad. </w:t>
        </w:r>
        <w:r w:rsidRPr="006D5E34">
          <w:rPr>
            <w:rFonts w:asciiTheme="minorHAnsi" w:hAnsiTheme="minorHAnsi"/>
            <w:b/>
            <w:sz w:val="22"/>
            <w:rPrChange w:id="227" w:author="Alumno 10" w:date="2016-02-18T10:28:00Z">
              <w:rPr>
                <w:b/>
              </w:rPr>
            </w:rPrChange>
          </w:rPr>
          <w:br/>
        </w:r>
        <w:r w:rsidRPr="006D5E34">
          <w:rPr>
            <w:rFonts w:asciiTheme="minorHAnsi" w:hAnsiTheme="minorHAnsi"/>
            <w:sz w:val="22"/>
            <w:rPrChange w:id="228" w:author="Alumno 10" w:date="2016-02-18T10:28:00Z">
              <w:rPr/>
            </w:rPrChange>
          </w:rPr>
          <w:t>Hemos contemplado que un alumno puede tener ninguno o varios estudios mientras que un estudio puede haberlo realizado ninguno o varios alumnos.</w:t>
        </w:r>
        <w:r w:rsidRPr="006D5E34">
          <w:rPr>
            <w:rFonts w:asciiTheme="minorHAnsi" w:hAnsiTheme="minorHAnsi"/>
            <w:sz w:val="22"/>
            <w:rPrChange w:id="229" w:author="Alumno 10" w:date="2016-02-18T10:28:00Z">
              <w:rPr/>
            </w:rPrChange>
          </w:rPr>
          <w:br/>
          <w:t>Así que:</w:t>
        </w:r>
        <w:r w:rsidRPr="006D5E34">
          <w:rPr>
            <w:rFonts w:asciiTheme="minorHAnsi" w:hAnsiTheme="minorHAnsi"/>
            <w:sz w:val="22"/>
            <w:rPrChange w:id="230" w:author="Alumno 10" w:date="2016-02-18T10:28:00Z">
              <w:rPr/>
            </w:rPrChange>
          </w:rPr>
          <w:br/>
        </w:r>
        <w:r w:rsidRPr="006D5E34">
          <w:rPr>
            <w:rFonts w:asciiTheme="minorHAnsi" w:hAnsiTheme="minorHAnsi"/>
            <w:noProof/>
            <w:sz w:val="22"/>
            <w:rPrChange w:id="231" w:author="Alumno 10" w:date="2016-02-18T10:28:00Z">
              <w:rPr>
                <w:noProof/>
              </w:rPr>
            </w:rPrChange>
          </w:rPr>
          <w:drawing>
            <wp:inline distT="0" distB="0" distL="0" distR="0">
              <wp:extent cx="5400675" cy="723900"/>
              <wp:effectExtent l="0" t="0" r="9525" b="0"/>
              <wp:docPr id="7" name="Imagen 7" descr="entidad relac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idad relacion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675" cy="723900"/>
                      </a:xfrm>
                      <a:prstGeom prst="rect">
                        <a:avLst/>
                      </a:prstGeom>
                      <a:noFill/>
                      <a:ln>
                        <a:noFill/>
                      </a:ln>
                    </pic:spPr>
                  </pic:pic>
                </a:graphicData>
              </a:graphic>
            </wp:inline>
          </w:drawing>
        </w:r>
        <w:r w:rsidRPr="006D5E34">
          <w:rPr>
            <w:rFonts w:asciiTheme="minorHAnsi" w:hAnsiTheme="minorHAnsi"/>
            <w:sz w:val="22"/>
            <w:rPrChange w:id="232" w:author="Alumno 10" w:date="2016-02-18T10:28:00Z">
              <w:rPr/>
            </w:rPrChange>
          </w:rPr>
          <w:br/>
          <w:t>A su vez hemos contemplado que una especialidad puede ser de un estudio y solo de uno mientras que un estudio puede tener entre una o varias especialidades, Así que:</w:t>
        </w:r>
        <w:r w:rsidRPr="006D5E34">
          <w:rPr>
            <w:rFonts w:asciiTheme="minorHAnsi" w:hAnsiTheme="minorHAnsi"/>
            <w:sz w:val="22"/>
            <w:rPrChange w:id="233" w:author="Alumno 10" w:date="2016-02-18T10:28:00Z">
              <w:rPr/>
            </w:rPrChange>
          </w:rPr>
          <w:br/>
        </w:r>
        <w:r w:rsidRPr="006D5E34">
          <w:rPr>
            <w:rFonts w:asciiTheme="minorHAnsi" w:hAnsiTheme="minorHAnsi"/>
            <w:noProof/>
            <w:sz w:val="22"/>
            <w:rPrChange w:id="234" w:author="Alumno 10" w:date="2016-02-18T10:28:00Z">
              <w:rPr>
                <w:noProof/>
              </w:rPr>
            </w:rPrChange>
          </w:rPr>
          <w:drawing>
            <wp:inline distT="0" distB="0" distL="0" distR="0">
              <wp:extent cx="5391150" cy="628650"/>
              <wp:effectExtent l="0" t="0" r="0" b="0"/>
              <wp:docPr id="6" name="Imagen 6" descr="entidad relac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tidad relacion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150" cy="628650"/>
                      </a:xfrm>
                      <a:prstGeom prst="rect">
                        <a:avLst/>
                      </a:prstGeom>
                      <a:noFill/>
                      <a:ln>
                        <a:noFill/>
                      </a:ln>
                    </pic:spPr>
                  </pic:pic>
                </a:graphicData>
              </a:graphic>
            </wp:inline>
          </w:drawing>
        </w:r>
        <w:r w:rsidRPr="006D5E34">
          <w:rPr>
            <w:rFonts w:asciiTheme="minorHAnsi" w:hAnsiTheme="minorHAnsi"/>
            <w:sz w:val="22"/>
            <w:rPrChange w:id="235" w:author="Alumno 10" w:date="2016-02-18T10:28:00Z">
              <w:rPr/>
            </w:rPrChange>
          </w:rPr>
          <w:br/>
          <w:t>En suma el resultado del análisis del tema de alumnos es:</w:t>
        </w:r>
      </w:ins>
    </w:p>
    <w:p w:rsidR="006D5E34" w:rsidRPr="006D5E34" w:rsidRDefault="006D5E34" w:rsidP="006D5E34">
      <w:pPr>
        <w:spacing w:before="120" w:after="120" w:line="240" w:lineRule="auto"/>
        <w:ind w:left="1069"/>
        <w:rPr>
          <w:ins w:id="236" w:author="Alumno 10" w:date="2016-02-18T10:27:00Z"/>
          <w:b/>
        </w:rPr>
      </w:pPr>
      <w:ins w:id="237" w:author="Alumno 10" w:date="2016-02-18T10:27:00Z">
        <w:r w:rsidRPr="006D5E34">
          <w:rPr>
            <w:b/>
            <w:noProof/>
            <w:lang w:eastAsia="es-ES"/>
            <w:rPrChange w:id="238" w:author="Alumno 10" w:date="2016-02-18T10:28:00Z">
              <w:rPr>
                <w:b/>
                <w:noProof/>
                <w:lang w:eastAsia="es-ES"/>
              </w:rPr>
            </w:rPrChange>
          </w:rPr>
          <w:lastRenderedPageBreak/>
          <w:drawing>
            <wp:inline distT="0" distB="0" distL="0" distR="0">
              <wp:extent cx="5029200" cy="3419475"/>
              <wp:effectExtent l="0" t="0" r="0" b="9525"/>
              <wp:docPr id="5" name="Imagen 5" descr="entidad relacio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idad relacion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9200" cy="3419475"/>
                      </a:xfrm>
                      <a:prstGeom prst="rect">
                        <a:avLst/>
                      </a:prstGeom>
                      <a:noFill/>
                      <a:ln>
                        <a:noFill/>
                      </a:ln>
                    </pic:spPr>
                  </pic:pic>
                </a:graphicData>
              </a:graphic>
            </wp:inline>
          </w:drawing>
        </w:r>
      </w:ins>
    </w:p>
    <w:p w:rsidR="006D5E34" w:rsidRPr="006D5E34" w:rsidRDefault="006D5E34" w:rsidP="006D5E34">
      <w:pPr>
        <w:pStyle w:val="Listaconvietas2"/>
        <w:numPr>
          <w:ilvl w:val="0"/>
          <w:numId w:val="15"/>
        </w:numPr>
        <w:rPr>
          <w:ins w:id="239" w:author="Alumno 10" w:date="2016-02-18T10:27:00Z"/>
          <w:rFonts w:asciiTheme="minorHAnsi" w:hAnsiTheme="minorHAnsi"/>
          <w:sz w:val="22"/>
          <w:rPrChange w:id="240" w:author="Alumno 10" w:date="2016-02-18T10:28:00Z">
            <w:rPr>
              <w:ins w:id="241" w:author="Alumno 10" w:date="2016-02-18T10:27:00Z"/>
            </w:rPr>
          </w:rPrChange>
        </w:rPr>
      </w:pPr>
      <w:ins w:id="242" w:author="Alumno 10" w:date="2016-02-18T10:27:00Z">
        <w:r w:rsidRPr="006D5E34">
          <w:rPr>
            <w:rFonts w:asciiTheme="minorHAnsi" w:hAnsiTheme="minorHAnsi"/>
            <w:sz w:val="22"/>
            <w:rPrChange w:id="243" w:author="Alumno 10" w:date="2016-02-18T10:28:00Z">
              <w:rPr/>
            </w:rPrChange>
          </w:rPr>
          <w:t>En el tema de los certificados hemos dicho que nos interesa saber que módulos tiene que alumnos están matriculados en el certificado y que notas han sacado en cada módulo.</w:t>
        </w:r>
        <w:r w:rsidRPr="006D5E34">
          <w:rPr>
            <w:rFonts w:asciiTheme="minorHAnsi" w:hAnsiTheme="minorHAnsi"/>
            <w:sz w:val="22"/>
            <w:rPrChange w:id="244" w:author="Alumno 10" w:date="2016-02-18T10:28:00Z">
              <w:rPr/>
            </w:rPrChange>
          </w:rPr>
          <w:br/>
          <w:t xml:space="preserve">Hemos contemplado que un certificado puede tener como mínimo un módulo o varios mientras un módulo puede estar en un solo certificado. </w:t>
        </w:r>
        <w:r w:rsidRPr="006D5E34">
          <w:rPr>
            <w:rFonts w:asciiTheme="minorHAnsi" w:hAnsiTheme="minorHAnsi"/>
            <w:noProof/>
            <w:sz w:val="22"/>
            <w:rPrChange w:id="245" w:author="Alumno 10" w:date="2016-02-18T10:28:00Z">
              <w:rPr>
                <w:noProof/>
              </w:rPr>
            </w:rPrChange>
          </w:rPr>
          <w:drawing>
            <wp:inline distT="0" distB="0" distL="0" distR="0">
              <wp:extent cx="5400675" cy="914400"/>
              <wp:effectExtent l="0" t="0" r="9525" b="0"/>
              <wp:docPr id="4" name="Imagen 4" descr="entidad relacio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tidad relacion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914400"/>
                      </a:xfrm>
                      <a:prstGeom prst="rect">
                        <a:avLst/>
                      </a:prstGeom>
                      <a:noFill/>
                      <a:ln>
                        <a:noFill/>
                      </a:ln>
                    </pic:spPr>
                  </pic:pic>
                </a:graphicData>
              </a:graphic>
            </wp:inline>
          </w:drawing>
        </w:r>
        <w:r w:rsidRPr="006D5E34">
          <w:rPr>
            <w:rFonts w:asciiTheme="minorHAnsi" w:hAnsiTheme="minorHAnsi"/>
            <w:sz w:val="22"/>
            <w:rPrChange w:id="246" w:author="Alumno 10" w:date="2016-02-18T10:28:00Z">
              <w:rPr/>
            </w:rPrChange>
          </w:rPr>
          <w:br/>
          <w:t xml:space="preserve">A su vez hemos contemplado que un alumno pueda hacer dos certificados a la vez. Vemos más eficiente que un alumno esté relacionado con módulos porque como hemos visto anteriormente el certificado puede tener varios módulos. </w:t>
        </w:r>
        <w:r w:rsidRPr="006D5E34">
          <w:rPr>
            <w:rFonts w:asciiTheme="minorHAnsi" w:hAnsiTheme="minorHAnsi"/>
            <w:sz w:val="22"/>
            <w:rPrChange w:id="247" w:author="Alumno 10" w:date="2016-02-18T10:28:00Z">
              <w:rPr/>
            </w:rPrChange>
          </w:rPr>
          <w:br/>
          <w:t xml:space="preserve">Si unimos el alumno con el certificado, puede llegar el caso de que un alumno haya comenzado varias veces el mismo certificado porque por causas ajenas al alumno no se haya finalizado el certificado. Si unimos el alumno con el módulo tenemos claro en qué fecha comenzó el certificado y en qué fecha terminó. Pero creando un identificador en la entidad módulos que sea creado por la aplicación teniendo en cuenta el año y el mes. </w:t>
        </w:r>
        <w:r w:rsidRPr="006D5E34">
          <w:rPr>
            <w:rFonts w:asciiTheme="minorHAnsi" w:hAnsiTheme="minorHAnsi"/>
            <w:sz w:val="22"/>
            <w:rPrChange w:id="248" w:author="Alumno 10" w:date="2016-02-18T10:28:00Z">
              <w:rPr/>
            </w:rPrChange>
          </w:rPr>
          <w:br/>
          <w:t>Entonces con estos precedentes vamos a analizar las relaciones entre las entidades: por ejemplo, un alumno puede estar apuntado a uno o varios módulos mientras que un módulo puede tener uno o varios alumnos. En la relación que tenemos vamos a tener un atributo que se va a llamar nota.</w:t>
        </w:r>
        <w:r w:rsidRPr="006D5E34">
          <w:rPr>
            <w:rFonts w:asciiTheme="minorHAnsi" w:hAnsiTheme="minorHAnsi"/>
            <w:sz w:val="22"/>
            <w:rPrChange w:id="249" w:author="Alumno 10" w:date="2016-02-18T10:28:00Z">
              <w:rPr/>
            </w:rPrChange>
          </w:rPr>
          <w:br/>
        </w:r>
        <w:r w:rsidRPr="006D5E34">
          <w:rPr>
            <w:rFonts w:asciiTheme="minorHAnsi" w:hAnsiTheme="minorHAnsi"/>
            <w:noProof/>
            <w:sz w:val="22"/>
            <w:rPrChange w:id="250" w:author="Alumno 10" w:date="2016-02-18T10:28:00Z">
              <w:rPr>
                <w:noProof/>
              </w:rPr>
            </w:rPrChange>
          </w:rPr>
          <w:lastRenderedPageBreak/>
          <w:drawing>
            <wp:inline distT="0" distB="0" distL="0" distR="0">
              <wp:extent cx="5400675" cy="1743075"/>
              <wp:effectExtent l="0" t="0" r="9525" b="9525"/>
              <wp:docPr id="3" name="Imagen 3" descr="entidad relacio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tidad relacion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1743075"/>
                      </a:xfrm>
                      <a:prstGeom prst="rect">
                        <a:avLst/>
                      </a:prstGeom>
                      <a:noFill/>
                      <a:ln>
                        <a:noFill/>
                      </a:ln>
                    </pic:spPr>
                  </pic:pic>
                </a:graphicData>
              </a:graphic>
            </wp:inline>
          </w:drawing>
        </w:r>
        <w:r w:rsidRPr="006D5E34">
          <w:rPr>
            <w:rFonts w:asciiTheme="minorHAnsi" w:hAnsiTheme="minorHAnsi"/>
            <w:sz w:val="22"/>
            <w:rPrChange w:id="251" w:author="Alumno 10" w:date="2016-02-18T10:28:00Z">
              <w:rPr/>
            </w:rPrChange>
          </w:rPr>
          <w:br/>
          <w:t>En suma el resultado del análisis del tema de certificados y módulos y la unión con el tema de los alumnos.</w:t>
        </w:r>
        <w:r w:rsidRPr="006D5E34">
          <w:rPr>
            <w:rFonts w:asciiTheme="minorHAnsi" w:hAnsiTheme="minorHAnsi"/>
            <w:sz w:val="22"/>
            <w:rPrChange w:id="252" w:author="Alumno 10" w:date="2016-02-18T10:28:00Z">
              <w:rPr/>
            </w:rPrChange>
          </w:rPr>
          <w:br/>
        </w:r>
        <w:r w:rsidRPr="006D5E34">
          <w:rPr>
            <w:rFonts w:asciiTheme="minorHAnsi" w:hAnsiTheme="minorHAnsi"/>
            <w:noProof/>
            <w:sz w:val="22"/>
            <w:rPrChange w:id="253" w:author="Alumno 10" w:date="2016-02-18T10:28:00Z">
              <w:rPr>
                <w:noProof/>
              </w:rPr>
            </w:rPrChange>
          </w:rPr>
          <w:drawing>
            <wp:inline distT="0" distB="0" distL="0" distR="0">
              <wp:extent cx="5353050" cy="3352800"/>
              <wp:effectExtent l="0" t="0" r="0" b="0"/>
              <wp:docPr id="2" name="Imagen 2" descr="modelo entidad rel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delo entidad relac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53050" cy="3352800"/>
                      </a:xfrm>
                      <a:prstGeom prst="rect">
                        <a:avLst/>
                      </a:prstGeom>
                      <a:noFill/>
                      <a:ln>
                        <a:noFill/>
                      </a:ln>
                    </pic:spPr>
                  </pic:pic>
                </a:graphicData>
              </a:graphic>
            </wp:inline>
          </w:drawing>
        </w:r>
      </w:ins>
    </w:p>
    <w:p w:rsidR="006D5E34" w:rsidRDefault="006D5E34" w:rsidP="006D5E34">
      <w:pPr>
        <w:pStyle w:val="Textoindependienteprimerasangra"/>
        <w:ind w:firstLine="709"/>
        <w:jc w:val="both"/>
        <w:rPr>
          <w:ins w:id="254" w:author="Alumno 10" w:date="2016-02-18T10:27:00Z"/>
        </w:rPr>
      </w:pPr>
      <w:ins w:id="255" w:author="Alumno 10" w:date="2016-02-18T10:27:00Z">
        <w:r w:rsidRPr="006D5E34">
          <w:rPr>
            <w:rFonts w:asciiTheme="minorHAnsi" w:hAnsiTheme="minorHAnsi"/>
            <w:sz w:val="22"/>
            <w:rPrChange w:id="256" w:author="Alumno 10" w:date="2016-02-18T10:28:00Z">
              <w:rPr/>
            </w:rPrChange>
          </w:rPr>
          <w:t>En definitiva, después del análisis del modelo entidad relación de los apartados alumnos, certificados y módulos, hemos llegado a la conclusión que el modelo entidad relación queda así</w:t>
        </w:r>
        <w:r>
          <w:t>:</w:t>
        </w:r>
      </w:ins>
    </w:p>
    <w:p w:rsidR="006D5E34" w:rsidRDefault="006D5E34" w:rsidP="006D5E34">
      <w:pPr>
        <w:spacing w:before="120" w:after="120" w:line="240" w:lineRule="auto"/>
        <w:jc w:val="center"/>
        <w:rPr>
          <w:ins w:id="257" w:author="Alumno 10" w:date="2016-02-18T10:27:00Z"/>
        </w:rPr>
      </w:pPr>
      <w:ins w:id="258" w:author="Alumno 10" w:date="2016-02-18T10:27:00Z">
        <w:r>
          <w:rPr>
            <w:noProof/>
            <w:lang w:eastAsia="es-ES"/>
          </w:rPr>
          <w:lastRenderedPageBreak/>
          <w:drawing>
            <wp:inline distT="0" distB="0" distL="0" distR="0">
              <wp:extent cx="4924425" cy="4343400"/>
              <wp:effectExtent l="0" t="0" r="9525" b="0"/>
              <wp:docPr id="1" name="Imagen 1" descr="modelo entidad relac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delo entidad relacion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24425" cy="4343400"/>
                      </a:xfrm>
                      <a:prstGeom prst="rect">
                        <a:avLst/>
                      </a:prstGeom>
                      <a:noFill/>
                      <a:ln>
                        <a:noFill/>
                      </a:ln>
                    </pic:spPr>
                  </pic:pic>
                </a:graphicData>
              </a:graphic>
            </wp:inline>
          </w:drawing>
        </w:r>
      </w:ins>
    </w:p>
    <w:p w:rsidR="006D5E34" w:rsidRDefault="006D5E34" w:rsidP="00DC110A"/>
    <w:p w:rsidR="00DC110A" w:rsidRPr="006D5E34" w:rsidRDefault="00DC110A" w:rsidP="00DC110A">
      <w:pPr>
        <w:rPr>
          <w:ins w:id="259" w:author="Alumno 10" w:date="2016-02-18T10:24:00Z"/>
          <w:color w:val="FF0000"/>
          <w:rPrChange w:id="260" w:author="Alumno 10" w:date="2016-02-18T10:27:00Z">
            <w:rPr>
              <w:ins w:id="261" w:author="Alumno 10" w:date="2016-02-18T10:24:00Z"/>
            </w:rPr>
          </w:rPrChange>
        </w:rPr>
      </w:pPr>
      <w:r w:rsidRPr="006D5E34">
        <w:rPr>
          <w:color w:val="FF0000"/>
          <w:rPrChange w:id="262" w:author="Alumno 10" w:date="2016-02-18T10:27:00Z">
            <w:rPr/>
          </w:rPrChange>
        </w:rPr>
        <w:t>Capturas interfaz</w:t>
      </w:r>
    </w:p>
    <w:p w:rsidR="00ED1734" w:rsidRDefault="00ED1734" w:rsidP="00DC110A"/>
    <w:p w:rsidR="00DC110A" w:rsidDel="00996F0E" w:rsidRDefault="00DC110A" w:rsidP="00DC110A">
      <w:pPr>
        <w:rPr>
          <w:del w:id="263" w:author="Alumno 10" w:date="2016-02-22T11:08:00Z"/>
        </w:rPr>
      </w:pPr>
      <w:r w:rsidRPr="006D5E34">
        <w:rPr>
          <w:color w:val="FF0000"/>
          <w:rPrChange w:id="264" w:author="Alumno 10" w:date="2016-02-18T10:27:00Z">
            <w:rPr/>
          </w:rPrChange>
        </w:rPr>
        <w:lastRenderedPageBreak/>
        <w:t xml:space="preserve">Diagrama de clases: explicar cada </w:t>
      </w:r>
    </w:p>
    <w:p w:rsidR="00996F0E" w:rsidRPr="006D5E34" w:rsidRDefault="00996F0E" w:rsidP="00DC110A">
      <w:pPr>
        <w:rPr>
          <w:ins w:id="265" w:author="Alumno 10" w:date="2016-02-22T11:08:00Z"/>
          <w:color w:val="FF0000"/>
          <w:rPrChange w:id="266" w:author="Alumno 10" w:date="2016-02-18T10:27:00Z">
            <w:rPr>
              <w:ins w:id="267" w:author="Alumno 10" w:date="2016-02-22T11:08:00Z"/>
            </w:rPr>
          </w:rPrChange>
        </w:rPr>
      </w:pPr>
      <w:ins w:id="268" w:author="Alumno 10" w:date="2016-02-22T11:08:00Z">
        <w:r>
          <w:rPr>
            <w:noProof/>
            <w:color w:val="FF0000"/>
            <w:lang w:eastAsia="es-ES"/>
          </w:rPr>
          <w:drawing>
            <wp:inline distT="0" distB="0" distL="0" distR="0">
              <wp:extent cx="5400040" cy="4906010"/>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n título.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4906010"/>
                      </a:xfrm>
                      <a:prstGeom prst="rect">
                        <a:avLst/>
                      </a:prstGeom>
                    </pic:spPr>
                  </pic:pic>
                </a:graphicData>
              </a:graphic>
            </wp:inline>
          </w:drawing>
        </w:r>
      </w:ins>
    </w:p>
    <w:p w:rsidR="00DC110A" w:rsidRDefault="00DC110A" w:rsidP="00DC110A">
      <w:del w:id="269" w:author="Alumno 10" w:date="2016-02-22T11:08:00Z">
        <w:r w:rsidDel="00996F0E">
          <w:delText>….</w:delText>
        </w:r>
      </w:del>
    </w:p>
    <w:p w:rsidR="00DC110A" w:rsidRPr="00AE1069" w:rsidRDefault="00AE1069" w:rsidP="00DC110A">
      <w:pPr>
        <w:rPr>
          <w:ins w:id="270" w:author="Alumno 10" w:date="2016-02-22T11:09:00Z"/>
          <w:b/>
          <w:rPrChange w:id="271" w:author="Alumno 10" w:date="2016-02-22T12:14:00Z">
            <w:rPr>
              <w:ins w:id="272" w:author="Alumno 10" w:date="2016-02-22T11:09:00Z"/>
            </w:rPr>
          </w:rPrChange>
        </w:rPr>
      </w:pPr>
      <w:ins w:id="273" w:author="Alumno 10" w:date="2016-02-22T11:09:00Z">
        <w:r w:rsidRPr="00AE1069">
          <w:rPr>
            <w:b/>
            <w:rPrChange w:id="274" w:author="Alumno 10" w:date="2016-02-22T12:14:00Z">
              <w:rPr/>
            </w:rPrChange>
          </w:rPr>
          <w:t xml:space="preserve">CASO </w:t>
        </w:r>
        <w:r w:rsidR="00996F0E" w:rsidRPr="00AE1069">
          <w:rPr>
            <w:b/>
            <w:rPrChange w:id="275" w:author="Alumno 10" w:date="2016-02-22T12:14:00Z">
              <w:rPr/>
            </w:rPrChange>
          </w:rPr>
          <w:t>USUARIO:</w:t>
        </w:r>
      </w:ins>
    </w:p>
    <w:p w:rsidR="00996F0E" w:rsidRDefault="00996F0E" w:rsidP="00DC110A">
      <w:pPr>
        <w:rPr>
          <w:ins w:id="276" w:author="Alumno 10" w:date="2016-02-22T11:09:00Z"/>
        </w:rPr>
      </w:pPr>
      <w:ins w:id="277" w:author="Alumno 10" w:date="2016-02-22T11:09:00Z">
        <w:r>
          <w:rPr>
            <w:noProof/>
            <w:lang w:eastAsia="es-ES"/>
          </w:rPr>
          <w:drawing>
            <wp:inline distT="0" distB="0" distL="0" distR="0">
              <wp:extent cx="3057952" cy="2800741"/>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n título1.png"/>
                      <pic:cNvPicPr/>
                    </pic:nvPicPr>
                    <pic:blipFill>
                      <a:blip r:embed="rId16">
                        <a:extLst>
                          <a:ext uri="{28A0092B-C50C-407E-A947-70E740481C1C}">
                            <a14:useLocalDpi xmlns:a14="http://schemas.microsoft.com/office/drawing/2010/main" val="0"/>
                          </a:ext>
                        </a:extLst>
                      </a:blip>
                      <a:stretch>
                        <a:fillRect/>
                      </a:stretch>
                    </pic:blipFill>
                    <pic:spPr>
                      <a:xfrm>
                        <a:off x="0" y="0"/>
                        <a:ext cx="3057952" cy="2800741"/>
                      </a:xfrm>
                      <a:prstGeom prst="rect">
                        <a:avLst/>
                      </a:prstGeom>
                    </pic:spPr>
                  </pic:pic>
                </a:graphicData>
              </a:graphic>
            </wp:inline>
          </w:drawing>
        </w:r>
      </w:ins>
    </w:p>
    <w:p w:rsidR="00996F0E" w:rsidRDefault="00996F0E" w:rsidP="00DC110A">
      <w:pPr>
        <w:rPr>
          <w:ins w:id="278" w:author="Alumno 10" w:date="2016-02-22T11:12:00Z"/>
        </w:rPr>
      </w:pPr>
      <w:ins w:id="279" w:author="Alumno 10" w:date="2016-02-22T11:09:00Z">
        <w:r>
          <w:lastRenderedPageBreak/>
          <w:t>Dentro del caso usuario lo primero que le vamos a permitir, ya que</w:t>
        </w:r>
      </w:ins>
      <w:ins w:id="280" w:author="Alumno 10" w:date="2016-02-22T11:10:00Z">
        <w:r w:rsidR="00F6193B">
          <w:t xml:space="preserve"> como mínimo tenemos que tener un administrador es autentificarse el usuario para poder crear más usuarios, poder crear certificados, m</w:t>
        </w:r>
      </w:ins>
      <w:ins w:id="281" w:author="Alumno 10" w:date="2016-02-22T11:11:00Z">
        <w:r w:rsidR="00F6193B">
          <w:t>ódulos, alumnos (dentro de los alumnos podrá asignar estudios y sus especialidades correspondientes)</w:t>
        </w:r>
      </w:ins>
    </w:p>
    <w:p w:rsidR="00916988" w:rsidRDefault="000D732C" w:rsidP="00DC110A">
      <w:pPr>
        <w:rPr>
          <w:ins w:id="282" w:author="Alumno 10" w:date="2016-02-22T11:40:00Z"/>
        </w:rPr>
      </w:pPr>
      <w:ins w:id="283" w:author="Alumno 10" w:date="2016-02-22T11:40:00Z">
        <w:r>
          <w:rPr>
            <w:noProof/>
            <w:lang w:eastAsia="es-ES"/>
          </w:rPr>
          <w:drawing>
            <wp:inline distT="0" distB="0" distL="0" distR="0">
              <wp:extent cx="3077004" cy="6392167"/>
              <wp:effectExtent l="0" t="0" r="9525"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n título1.png"/>
                      <pic:cNvPicPr/>
                    </pic:nvPicPr>
                    <pic:blipFill>
                      <a:blip r:embed="rId17">
                        <a:extLst>
                          <a:ext uri="{28A0092B-C50C-407E-A947-70E740481C1C}">
                            <a14:useLocalDpi xmlns:a14="http://schemas.microsoft.com/office/drawing/2010/main" val="0"/>
                          </a:ext>
                        </a:extLst>
                      </a:blip>
                      <a:stretch>
                        <a:fillRect/>
                      </a:stretch>
                    </pic:blipFill>
                    <pic:spPr>
                      <a:xfrm>
                        <a:off x="0" y="0"/>
                        <a:ext cx="3077004" cy="6392167"/>
                      </a:xfrm>
                      <a:prstGeom prst="rect">
                        <a:avLst/>
                      </a:prstGeom>
                    </pic:spPr>
                  </pic:pic>
                </a:graphicData>
              </a:graphic>
            </wp:inline>
          </w:drawing>
        </w:r>
      </w:ins>
    </w:p>
    <w:p w:rsidR="000D732C" w:rsidRDefault="000D732C" w:rsidP="00DC110A">
      <w:pPr>
        <w:rPr>
          <w:ins w:id="284" w:author="Alumno 10" w:date="2016-02-22T11:42:00Z"/>
        </w:rPr>
      </w:pPr>
      <w:ins w:id="285" w:author="Alumno 10" w:date="2016-02-22T11:40:00Z">
        <w:r>
          <w:t>A un usuario después de autentificarse se le da acceso</w:t>
        </w:r>
      </w:ins>
      <w:ins w:id="286" w:author="Alumno 10" w:date="2016-02-22T11:41:00Z">
        <w:r>
          <w:t xml:space="preserve"> al formulario principal que según el tipo de usuario que sea podrá ver un tipo de formulario u otro, según sea usuario o administrador.</w:t>
        </w:r>
      </w:ins>
    </w:p>
    <w:p w:rsidR="000963C3" w:rsidRDefault="000963C3" w:rsidP="00DC110A">
      <w:pPr>
        <w:rPr>
          <w:ins w:id="287" w:author="Alumno 10" w:date="2016-02-22T11:45:00Z"/>
        </w:rPr>
      </w:pPr>
      <w:ins w:id="288" w:author="Alumno 10" w:date="2016-02-22T11:42:00Z">
        <w:r>
          <w:t>En caso de autentificarse como un usuario-administrador podr</w:t>
        </w:r>
      </w:ins>
      <w:ins w:id="289" w:author="Alumno 10" w:date="2016-02-22T11:43:00Z">
        <w:r>
          <w:t>ás crear usuarios. Así que la relación o implementación es recíproca.</w:t>
        </w:r>
      </w:ins>
    </w:p>
    <w:p w:rsidR="00D44C15" w:rsidRPr="00AE1069" w:rsidRDefault="00D44C15" w:rsidP="00DC110A">
      <w:pPr>
        <w:rPr>
          <w:ins w:id="290" w:author="Alumno 10" w:date="2016-02-22T11:45:00Z"/>
          <w:b/>
          <w:rPrChange w:id="291" w:author="Alumno 10" w:date="2016-02-22T12:14:00Z">
            <w:rPr>
              <w:ins w:id="292" w:author="Alumno 10" w:date="2016-02-22T11:45:00Z"/>
            </w:rPr>
          </w:rPrChange>
        </w:rPr>
      </w:pPr>
      <w:ins w:id="293" w:author="Alumno 10" w:date="2016-02-22T11:45:00Z">
        <w:r w:rsidRPr="00AE1069">
          <w:rPr>
            <w:b/>
            <w:rPrChange w:id="294" w:author="Alumno 10" w:date="2016-02-22T12:14:00Z">
              <w:rPr/>
            </w:rPrChange>
          </w:rPr>
          <w:t>CASO ALUMNO</w:t>
        </w:r>
      </w:ins>
    </w:p>
    <w:p w:rsidR="00D44C15" w:rsidRDefault="00D44C15" w:rsidP="00DC110A">
      <w:pPr>
        <w:rPr>
          <w:ins w:id="295" w:author="Alumno 10" w:date="2016-02-22T11:45:00Z"/>
        </w:rPr>
      </w:pPr>
      <w:ins w:id="296" w:author="Alumno 10" w:date="2016-02-22T11:45:00Z">
        <w:r>
          <w:rPr>
            <w:noProof/>
            <w:lang w:eastAsia="es-ES"/>
          </w:rPr>
          <w:lastRenderedPageBreak/>
          <w:drawing>
            <wp:inline distT="0" distB="0" distL="0" distR="0">
              <wp:extent cx="5400040" cy="29813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n título1.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2981325"/>
                      </a:xfrm>
                      <a:prstGeom prst="rect">
                        <a:avLst/>
                      </a:prstGeom>
                    </pic:spPr>
                  </pic:pic>
                </a:graphicData>
              </a:graphic>
            </wp:inline>
          </w:drawing>
        </w:r>
      </w:ins>
    </w:p>
    <w:p w:rsidR="00B80B58" w:rsidRDefault="00B80B58" w:rsidP="00DC110A">
      <w:pPr>
        <w:rPr>
          <w:ins w:id="297" w:author="Alumno 10" w:date="2016-02-22T11:56:00Z"/>
        </w:rPr>
      </w:pPr>
      <w:ins w:id="298" w:author="Alumno 10" w:date="2016-02-22T11:45:00Z">
        <w:r>
          <w:t>Desde el formulario principal nos va a dar la opción de gestionar el tema de los alumnos</w:t>
        </w:r>
      </w:ins>
      <w:ins w:id="299" w:author="Alumno 10" w:date="2016-02-22T11:46:00Z">
        <w:r w:rsidR="00773E5F">
          <w:t>, no importa el tipo de usuario que se autentifique.</w:t>
        </w:r>
        <w:r w:rsidR="003D7775">
          <w:t xml:space="preserve"> </w:t>
        </w:r>
      </w:ins>
      <w:ins w:id="300" w:author="Alumno 10" w:date="2016-02-22T11:47:00Z">
        <w:r w:rsidR="003D7775">
          <w:t>Cualquier</w:t>
        </w:r>
      </w:ins>
      <w:ins w:id="301" w:author="Alumno 10" w:date="2016-02-22T11:46:00Z">
        <w:r w:rsidR="003D7775">
          <w:t xml:space="preserve"> usuario puede matricular alumnos.</w:t>
        </w:r>
      </w:ins>
    </w:p>
    <w:p w:rsidR="00005475" w:rsidRDefault="00005475" w:rsidP="00DC110A">
      <w:pPr>
        <w:rPr>
          <w:ins w:id="302" w:author="Alumno 10" w:date="2016-02-22T11:50:00Z"/>
        </w:rPr>
      </w:pPr>
      <w:ins w:id="303" w:author="Alumno 10" w:date="2016-02-22T11:56:00Z">
        <w:r>
          <w:rPr>
            <w:noProof/>
            <w:lang w:eastAsia="es-ES"/>
          </w:rPr>
          <w:drawing>
            <wp:inline distT="0" distB="0" distL="0" distR="0" wp14:anchorId="772B9858" wp14:editId="5E806D6A">
              <wp:extent cx="5172075" cy="4719579"/>
              <wp:effectExtent l="0" t="0" r="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n título1.png"/>
                      <pic:cNvPicPr/>
                    </pic:nvPicPr>
                    <pic:blipFill>
                      <a:blip r:embed="rId19">
                        <a:extLst>
                          <a:ext uri="{28A0092B-C50C-407E-A947-70E740481C1C}">
                            <a14:useLocalDpi xmlns:a14="http://schemas.microsoft.com/office/drawing/2010/main" val="0"/>
                          </a:ext>
                        </a:extLst>
                      </a:blip>
                      <a:stretch>
                        <a:fillRect/>
                      </a:stretch>
                    </pic:blipFill>
                    <pic:spPr>
                      <a:xfrm>
                        <a:off x="0" y="0"/>
                        <a:ext cx="5173774" cy="4721129"/>
                      </a:xfrm>
                      <a:prstGeom prst="rect">
                        <a:avLst/>
                      </a:prstGeom>
                    </pic:spPr>
                  </pic:pic>
                </a:graphicData>
              </a:graphic>
            </wp:inline>
          </w:drawing>
        </w:r>
      </w:ins>
    </w:p>
    <w:p w:rsidR="00A342E2" w:rsidRPr="002E6AA5" w:rsidRDefault="00A342E2" w:rsidP="00DC110A">
      <w:pPr>
        <w:rPr>
          <w:ins w:id="304" w:author="Alumno 10" w:date="2016-02-22T11:47:00Z"/>
          <w:u w:val="single"/>
          <w:rPrChange w:id="305" w:author="Alumno 10" w:date="2016-02-22T11:55:00Z">
            <w:rPr>
              <w:ins w:id="306" w:author="Alumno 10" w:date="2016-02-22T11:47:00Z"/>
            </w:rPr>
          </w:rPrChange>
        </w:rPr>
      </w:pPr>
      <w:ins w:id="307" w:author="Alumno 10" w:date="2016-02-22T11:50:00Z">
        <w:r>
          <w:lastRenderedPageBreak/>
          <w:t>Para matricular a un alumno, a la aplicación le interesa guardar datos sobre los estudios que ha cursado el alumno y c</w:t>
        </w:r>
      </w:ins>
      <w:ins w:id="308" w:author="Alumno 10" w:date="2016-02-22T11:51:00Z">
        <w:r>
          <w:t>ómo hemos comentado anteriormente en el m</w:t>
        </w:r>
        <w:r w:rsidR="001F1537">
          <w:t>o</w:t>
        </w:r>
        <w:r>
          <w:t xml:space="preserve">delo entidad-relación, un alumno puede haber cursado varios estudios y un estudio puede tenerlo varios alumnos o ninguno. </w:t>
        </w:r>
      </w:ins>
      <w:ins w:id="309" w:author="Alumno 10" w:date="2016-02-22T11:52:00Z">
        <w:r>
          <w:t>Así q</w:t>
        </w:r>
        <w:r w:rsidR="001F1537">
          <w:t>ue en la relación n-n que surge</w:t>
        </w:r>
        <w:r>
          <w:t>,</w:t>
        </w:r>
      </w:ins>
      <w:ins w:id="310" w:author="Alumno 10" w:date="2016-02-22T11:54:00Z">
        <w:r w:rsidR="001F1537">
          <w:t xml:space="preserve"> </w:t>
        </w:r>
      </w:ins>
      <w:ins w:id="311" w:author="Alumno 10" w:date="2016-02-22T11:52:00Z">
        <w:r w:rsidR="00F21336">
          <w:t>aparecería la entidad alumnos-estudios que se traduciría en el diagrama de clases en una clase que se llamar</w:t>
        </w:r>
      </w:ins>
      <w:ins w:id="312" w:author="Alumno 10" w:date="2016-02-22T11:53:00Z">
        <w:r w:rsidR="00F21336">
          <w:t>í</w:t>
        </w:r>
        <w:r w:rsidR="00215C9A">
          <w:t>a Alumnos-Estudios en la cual el usuario podrá seleccionar los estudios que posee cada alumno.</w:t>
        </w:r>
      </w:ins>
      <w:ins w:id="313" w:author="Alumno 10" w:date="2016-02-22T11:54:00Z">
        <w:r w:rsidR="001F1537">
          <w:t xml:space="preserve"> En la clase estudios solo se va a permitir actualizar </w:t>
        </w:r>
      </w:ins>
      <w:ins w:id="314" w:author="Alumno 10" w:date="2016-02-22T11:55:00Z">
        <w:r w:rsidR="002E6AA5">
          <w:t>o mostrar los estudios, almacenados en la base de datos.</w:t>
        </w:r>
      </w:ins>
    </w:p>
    <w:p w:rsidR="00BB62B7" w:rsidRDefault="00BB62B7" w:rsidP="00DC110A">
      <w:pPr>
        <w:rPr>
          <w:ins w:id="315" w:author="Alumno 10" w:date="2016-02-22T11:56:00Z"/>
        </w:rPr>
      </w:pPr>
    </w:p>
    <w:p w:rsidR="00005475" w:rsidRDefault="00005475" w:rsidP="00DC110A">
      <w:pPr>
        <w:rPr>
          <w:ins w:id="316" w:author="Alumno 10" w:date="2016-02-22T11:56:00Z"/>
        </w:rPr>
      </w:pPr>
      <w:ins w:id="317" w:author="Alumno 10" w:date="2016-02-22T11:57:00Z">
        <w:r>
          <w:rPr>
            <w:noProof/>
            <w:lang w:eastAsia="es-ES"/>
          </w:rPr>
          <w:drawing>
            <wp:inline distT="0" distB="0" distL="0" distR="0">
              <wp:extent cx="4277322" cy="2276793"/>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n título1.png"/>
                      <pic:cNvPicPr/>
                    </pic:nvPicPr>
                    <pic:blipFill>
                      <a:blip r:embed="rId20">
                        <a:extLst>
                          <a:ext uri="{28A0092B-C50C-407E-A947-70E740481C1C}">
                            <a14:useLocalDpi xmlns:a14="http://schemas.microsoft.com/office/drawing/2010/main" val="0"/>
                          </a:ext>
                        </a:extLst>
                      </a:blip>
                      <a:stretch>
                        <a:fillRect/>
                      </a:stretch>
                    </pic:blipFill>
                    <pic:spPr>
                      <a:xfrm>
                        <a:off x="0" y="0"/>
                        <a:ext cx="4277322" cy="2276793"/>
                      </a:xfrm>
                      <a:prstGeom prst="rect">
                        <a:avLst/>
                      </a:prstGeom>
                    </pic:spPr>
                  </pic:pic>
                </a:graphicData>
              </a:graphic>
            </wp:inline>
          </w:drawing>
        </w:r>
      </w:ins>
    </w:p>
    <w:p w:rsidR="00005475" w:rsidRDefault="00227AA9" w:rsidP="00227AA9">
      <w:pPr>
        <w:rPr>
          <w:ins w:id="318" w:author="Alumno 10" w:date="2016-02-22T12:02:00Z"/>
        </w:rPr>
      </w:pPr>
      <w:ins w:id="319" w:author="Alumno 10" w:date="2016-02-22T11:58:00Z">
        <w:r>
          <w:t>Cada estudio tiene sus especialidades y por especialidades</w:t>
        </w:r>
      </w:ins>
      <w:ins w:id="320" w:author="Alumno 10" w:date="2016-02-22T11:59:00Z">
        <w:r w:rsidR="00C71936">
          <w:t xml:space="preserve"> nos referimos por ejemplo si </w:t>
        </w:r>
      </w:ins>
      <w:ins w:id="321" w:author="Alumno 10" w:date="2016-02-22T12:00:00Z">
        <w:r w:rsidR="00C71936">
          <w:t>indicamos en el estudio “licenciado” en la especialidad indicaremos el tipo “</w:t>
        </w:r>
      </w:ins>
      <w:ins w:id="322" w:author="Alumno 10" w:date="2016-02-22T12:01:00Z">
        <w:r w:rsidR="00C71936">
          <w:t xml:space="preserve">Derecho, Ciencias del mar, </w:t>
        </w:r>
      </w:ins>
      <w:ins w:id="323" w:author="Alumno 10" w:date="2016-02-22T12:02:00Z">
        <w:r w:rsidR="00C71936">
          <w:t xml:space="preserve"> </w:t>
        </w:r>
      </w:ins>
      <w:ins w:id="324" w:author="Alumno 10" w:date="2016-02-22T12:01:00Z">
        <w:r w:rsidR="00C71936">
          <w:t>etc</w:t>
        </w:r>
      </w:ins>
      <w:ins w:id="325" w:author="Alumno 10" w:date="2016-02-22T12:00:00Z">
        <w:r w:rsidR="00C71936">
          <w:t>”</w:t>
        </w:r>
      </w:ins>
      <w:ins w:id="326" w:author="Alumno 10" w:date="2016-02-22T12:01:00Z">
        <w:r w:rsidR="00C71936">
          <w:t xml:space="preserve"> o si indicamos “Grado superior de Formación profesional” en la especialidad indicaremos </w:t>
        </w:r>
      </w:ins>
      <w:ins w:id="327" w:author="Alumno 10" w:date="2016-02-22T12:02:00Z">
        <w:r w:rsidR="00C71936">
          <w:t>“Desarrollo de aplicaciones web, mecánica y automoción, etc”.</w:t>
        </w:r>
      </w:ins>
    </w:p>
    <w:p w:rsidR="00C71936" w:rsidRDefault="00C71936" w:rsidP="00227AA9">
      <w:pPr>
        <w:rPr>
          <w:ins w:id="328" w:author="Alumno 10" w:date="2016-02-22T12:14:00Z"/>
        </w:rPr>
      </w:pPr>
      <w:ins w:id="329" w:author="Alumno 10" w:date="2016-02-22T12:02:00Z">
        <w:r>
          <w:t xml:space="preserve">Dentro de </w:t>
        </w:r>
      </w:ins>
      <w:ins w:id="330" w:author="Alumno 10" w:date="2016-02-22T12:03:00Z">
        <w:r w:rsidR="00C01338">
          <w:t>la clase especialidad nos interesa cuando el usuario dé de alta a un alumno filtre por estudios las especialidades en cuestión.</w:t>
        </w:r>
        <w:r w:rsidR="00B454B0">
          <w:t xml:space="preserve"> En la clase especialidad s</w:t>
        </w:r>
      </w:ins>
      <w:ins w:id="331" w:author="Alumno 10" w:date="2016-02-22T12:04:00Z">
        <w:r w:rsidR="00B454B0">
          <w:t xml:space="preserve">ólo se va a permitir actualizar o mostrar las especialidades introduciendo en cada atributo los datos. </w:t>
        </w:r>
      </w:ins>
    </w:p>
    <w:p w:rsidR="00AE1069" w:rsidRDefault="00AE1069" w:rsidP="00227AA9">
      <w:pPr>
        <w:rPr>
          <w:ins w:id="332" w:author="Alumno 10" w:date="2016-02-22T12:15:00Z"/>
        </w:rPr>
      </w:pPr>
    </w:p>
    <w:p w:rsidR="00AE1069" w:rsidRDefault="00AE1069" w:rsidP="00227AA9">
      <w:pPr>
        <w:rPr>
          <w:ins w:id="333" w:author="Alumno 10" w:date="2016-02-22T12:15:00Z"/>
          <w:b/>
        </w:rPr>
      </w:pPr>
      <w:ins w:id="334" w:author="Alumno 10" w:date="2016-02-22T12:15:00Z">
        <w:r w:rsidRPr="00AE1069">
          <w:rPr>
            <w:b/>
            <w:rPrChange w:id="335" w:author="Alumno 10" w:date="2016-02-22T12:15:00Z">
              <w:rPr/>
            </w:rPrChange>
          </w:rPr>
          <w:t>CASO CERTIFICADO</w:t>
        </w:r>
      </w:ins>
    </w:p>
    <w:p w:rsidR="00427155" w:rsidRDefault="00A16D80" w:rsidP="00227AA9">
      <w:pPr>
        <w:rPr>
          <w:ins w:id="336" w:author="Alumno 10" w:date="2016-02-22T12:15:00Z"/>
          <w:b/>
        </w:rPr>
      </w:pPr>
      <w:ins w:id="337" w:author="Alumno 10" w:date="2016-02-22T12:23:00Z">
        <w:r>
          <w:rPr>
            <w:b/>
            <w:noProof/>
            <w:lang w:eastAsia="es-ES"/>
          </w:rPr>
          <w:lastRenderedPageBreak/>
          <w:drawing>
            <wp:inline distT="0" distB="0" distL="0" distR="0">
              <wp:extent cx="5400040" cy="2905760"/>
              <wp:effectExtent l="0" t="0" r="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n título.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2905760"/>
                      </a:xfrm>
                      <a:prstGeom prst="rect">
                        <a:avLst/>
                      </a:prstGeom>
                    </pic:spPr>
                  </pic:pic>
                </a:graphicData>
              </a:graphic>
            </wp:inline>
          </w:drawing>
        </w:r>
      </w:ins>
    </w:p>
    <w:p w:rsidR="00427155" w:rsidRDefault="00427155" w:rsidP="00227AA9">
      <w:pPr>
        <w:rPr>
          <w:ins w:id="338" w:author="Alumno 10" w:date="2016-02-22T12:24:00Z"/>
        </w:rPr>
      </w:pPr>
      <w:ins w:id="339" w:author="Alumno 10" w:date="2016-02-22T12:15:00Z">
        <w:r w:rsidRPr="00427155">
          <w:rPr>
            <w:rPrChange w:id="340" w:author="Alumno 10" w:date="2016-02-22T12:15:00Z">
              <w:rPr>
                <w:b/>
              </w:rPr>
            </w:rPrChange>
          </w:rPr>
          <w:t xml:space="preserve">En </w:t>
        </w:r>
      </w:ins>
      <w:ins w:id="341" w:author="Alumno 10" w:date="2016-02-22T12:16:00Z">
        <w:r w:rsidR="004C1111">
          <w:t xml:space="preserve">el caso de los certificados el usuario normal o </w:t>
        </w:r>
      </w:ins>
      <w:ins w:id="342" w:author="Alumno 10" w:date="2016-02-22T12:19:00Z">
        <w:r w:rsidR="00BE4841">
          <w:t>e</w:t>
        </w:r>
      </w:ins>
      <w:ins w:id="343" w:author="Alumno 10" w:date="2016-02-22T12:16:00Z">
        <w:r w:rsidR="004C1111">
          <w:t>l administrador puede crear certificados, actualizarlos, modificarlos o borrarlos</w:t>
        </w:r>
        <w:r w:rsidR="00BE4841">
          <w:t>, adem</w:t>
        </w:r>
      </w:ins>
      <w:ins w:id="344" w:author="Alumno 10" w:date="2016-02-22T12:19:00Z">
        <w:r w:rsidR="00BE4841">
          <w:t>ás de poder asociar los módulos a los certificados a los que pertenece el módulo (e</w:t>
        </w:r>
      </w:ins>
      <w:ins w:id="345" w:author="Alumno 10" w:date="2016-02-22T12:20:00Z">
        <w:r w:rsidR="00BE4841">
          <w:t xml:space="preserve">sto se realizará mediante la función mostrarModulos en la clase certificados a la que se pasa por </w:t>
        </w:r>
      </w:ins>
      <w:ins w:id="346" w:author="Alumno 10" w:date="2016-02-22T12:21:00Z">
        <w:r w:rsidR="00BE4841">
          <w:t>parámetro</w:t>
        </w:r>
      </w:ins>
      <w:ins w:id="347" w:author="Alumno 10" w:date="2016-02-22T12:20:00Z">
        <w:r w:rsidR="00BE4841">
          <w:t xml:space="preserve"> </w:t>
        </w:r>
      </w:ins>
      <w:ins w:id="348" w:author="Alumno 10" w:date="2016-02-22T12:21:00Z">
        <w:r w:rsidR="00BE4841">
          <w:t>el código del certificado).</w:t>
        </w:r>
      </w:ins>
    </w:p>
    <w:p w:rsidR="00870502" w:rsidRDefault="00870502" w:rsidP="00227AA9">
      <w:pPr>
        <w:rPr>
          <w:ins w:id="349" w:author="Alumno 10" w:date="2016-02-22T12:26:00Z"/>
        </w:rPr>
      </w:pPr>
      <w:ins w:id="350" w:author="Alumno 10" w:date="2016-02-22T12:24:00Z">
        <w:r>
          <w:t>En la clase módulo se podrá insertar los módulos que sería coger los m</w:t>
        </w:r>
      </w:ins>
      <w:ins w:id="351" w:author="Alumno 10" w:date="2016-02-22T12:25:00Z">
        <w:r>
          <w:t xml:space="preserve">ódulos maestros( módulos con una plantilla común pero sin fechas de inicio y fecha fin), introduciendoles </w:t>
        </w:r>
      </w:ins>
      <w:ins w:id="352" w:author="Alumno 10" w:date="2016-02-22T12:26:00Z">
        <w:r w:rsidR="00271379">
          <w:t>las fechas de inicio, fecha fin y el porcentaje.</w:t>
        </w:r>
      </w:ins>
    </w:p>
    <w:p w:rsidR="00EE1555" w:rsidRDefault="00EE1555" w:rsidP="00227AA9">
      <w:pPr>
        <w:rPr>
          <w:ins w:id="353" w:author="Alumno 10" w:date="2016-02-22T12:26:00Z"/>
        </w:rPr>
      </w:pPr>
    </w:p>
    <w:p w:rsidR="00EE1555" w:rsidRDefault="00EE1555" w:rsidP="00227AA9">
      <w:pPr>
        <w:rPr>
          <w:ins w:id="354" w:author="Alumno 10" w:date="2016-02-22T12:27:00Z"/>
          <w:b/>
        </w:rPr>
      </w:pPr>
      <w:ins w:id="355" w:author="Alumno 10" w:date="2016-02-22T12:26:00Z">
        <w:r w:rsidRPr="00EE1555">
          <w:rPr>
            <w:b/>
            <w:rPrChange w:id="356" w:author="Alumno 10" w:date="2016-02-22T12:27:00Z">
              <w:rPr/>
            </w:rPrChange>
          </w:rPr>
          <w:t>CASO MATRÍCULA/PONER NOTA</w:t>
        </w:r>
      </w:ins>
    </w:p>
    <w:p w:rsidR="00784BDE" w:rsidRDefault="00784BDE" w:rsidP="00227AA9">
      <w:pPr>
        <w:rPr>
          <w:ins w:id="357" w:author="Alumno 10" w:date="2016-02-22T12:27:00Z"/>
          <w:b/>
        </w:rPr>
      </w:pPr>
      <w:ins w:id="358" w:author="Alumno 10" w:date="2016-02-22T12:27:00Z">
        <w:r>
          <w:rPr>
            <w:b/>
            <w:noProof/>
            <w:lang w:eastAsia="es-ES"/>
          </w:rPr>
          <w:lastRenderedPageBreak/>
          <w:drawing>
            <wp:inline distT="0" distB="0" distL="0" distR="0">
              <wp:extent cx="5400040" cy="46323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n título3 - copia.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4632325"/>
                      </a:xfrm>
                      <a:prstGeom prst="rect">
                        <a:avLst/>
                      </a:prstGeom>
                    </pic:spPr>
                  </pic:pic>
                </a:graphicData>
              </a:graphic>
            </wp:inline>
          </w:drawing>
        </w:r>
      </w:ins>
    </w:p>
    <w:p w:rsidR="005E2E8C" w:rsidRDefault="005E2E8C" w:rsidP="00227AA9">
      <w:pPr>
        <w:rPr>
          <w:ins w:id="359" w:author="Alumno 10" w:date="2016-02-22T12:30:00Z"/>
        </w:rPr>
      </w:pPr>
      <w:ins w:id="360" w:author="Alumno 10" w:date="2016-02-22T12:27:00Z">
        <w:r w:rsidRPr="005E2E8C">
          <w:rPr>
            <w:rPrChange w:id="361" w:author="Alumno 10" w:date="2016-02-22T12:28:00Z">
              <w:rPr>
                <w:b/>
              </w:rPr>
            </w:rPrChange>
          </w:rPr>
          <w:t>Hemos equiparado los casos de poner nota y matricular alumnos porque intervendr</w:t>
        </w:r>
      </w:ins>
      <w:ins w:id="362" w:author="Alumno 10" w:date="2016-02-22T12:28:00Z">
        <w:r w:rsidRPr="005E2E8C">
          <w:rPr>
            <w:rPrChange w:id="363" w:author="Alumno 10" w:date="2016-02-22T12:28:00Z">
              <w:rPr>
                <w:b/>
              </w:rPr>
            </w:rPrChange>
          </w:rPr>
          <w:t>ían las mismas clases para los dos procesos.</w:t>
        </w:r>
      </w:ins>
    </w:p>
    <w:p w:rsidR="0080211D" w:rsidRDefault="0080211D" w:rsidP="00227AA9">
      <w:pPr>
        <w:rPr>
          <w:ins w:id="364" w:author="Alumno 10" w:date="2016-02-22T12:37:00Z"/>
        </w:rPr>
      </w:pPr>
      <w:ins w:id="365" w:author="Alumno 10" w:date="2016-02-22T12:32:00Z">
        <w:r>
          <w:t>A la hora de matricular se crea una relaci</w:t>
        </w:r>
      </w:ins>
      <w:ins w:id="366" w:author="Alumno 10" w:date="2016-02-22T12:33:00Z">
        <w:r>
          <w:t>ón entre las clases alumno y módulo, entendiendo que un alumno puede realizar varios m</w:t>
        </w:r>
      </w:ins>
      <w:ins w:id="367" w:author="Alumno 10" w:date="2016-02-22T12:34:00Z">
        <w:r>
          <w:t>ódulos a lo largo de la relación con la entidad formativa, y un módulo puede haberlo cursado varios alumnos, as</w:t>
        </w:r>
      </w:ins>
      <w:ins w:id="368" w:author="Alumno 10" w:date="2016-02-22T12:35:00Z">
        <w:r>
          <w:t xml:space="preserve">í que nacería una entidad de la </w:t>
        </w:r>
        <w:r>
          <w:t>relación n-n</w:t>
        </w:r>
        <w:r>
          <w:t>, que sería alumno-módulo.</w:t>
        </w:r>
      </w:ins>
      <w:ins w:id="369" w:author="Alumno 10" w:date="2016-02-22T12:36:00Z">
        <w:r w:rsidR="002807A2">
          <w:t xml:space="preserve"> La relación a la hora de matricular se gestiona pasándole como parámetro a la función o método el código del alumno y el código del m</w:t>
        </w:r>
      </w:ins>
      <w:ins w:id="370" w:author="Alumno 10" w:date="2016-02-22T12:37:00Z">
        <w:r w:rsidR="002807A2">
          <w:t>ódulo.</w:t>
        </w:r>
      </w:ins>
    </w:p>
    <w:p w:rsidR="002807A2" w:rsidRDefault="00375A32" w:rsidP="00227AA9">
      <w:pPr>
        <w:rPr>
          <w:ins w:id="371" w:author="Alumno 10" w:date="2016-02-22T12:38:00Z"/>
        </w:rPr>
      </w:pPr>
      <w:ins w:id="372" w:author="Alumno 10" w:date="2016-02-22T12:37:00Z">
        <w:r>
          <w:t xml:space="preserve">A la hora de poner las notas adquiridas por los alumnos se gestiona creando un método al que se pasa como </w:t>
        </w:r>
      </w:ins>
      <w:ins w:id="373" w:author="Alumno 10" w:date="2016-02-22T12:38:00Z">
        <w:r>
          <w:t>parámetro</w:t>
        </w:r>
      </w:ins>
      <w:ins w:id="374" w:author="Alumno 10" w:date="2016-02-22T12:37:00Z">
        <w:r>
          <w:t xml:space="preserve"> </w:t>
        </w:r>
      </w:ins>
      <w:ins w:id="375" w:author="Alumno 10" w:date="2016-02-22T12:38:00Z">
        <w:r>
          <w:t>la nota del módulo.</w:t>
        </w:r>
      </w:ins>
    </w:p>
    <w:p w:rsidR="00375A32" w:rsidRDefault="00D30401" w:rsidP="00227AA9">
      <w:pPr>
        <w:rPr>
          <w:ins w:id="376" w:author="Alumno 10" w:date="2016-02-22T12:43:00Z"/>
        </w:rPr>
      </w:pPr>
      <w:ins w:id="377" w:author="Alumno 10" w:date="2016-02-22T12:38:00Z">
        <w:r>
          <w:t>Cómo nos interesa recoger la nota final</w:t>
        </w:r>
      </w:ins>
      <w:ins w:id="378" w:author="Alumno 10" w:date="2016-02-22T12:39:00Z">
        <w:r>
          <w:t xml:space="preserve"> del alumno en el certificado, se puede calcular con la relación que existe </w:t>
        </w:r>
      </w:ins>
      <w:ins w:id="379" w:author="Alumno 10" w:date="2016-02-22T12:40:00Z">
        <w:r>
          <w:t>e</w:t>
        </w:r>
        <w:r w:rsidR="00554E70">
          <w:t>ntre las clases certificados, m</w:t>
        </w:r>
      </w:ins>
      <w:ins w:id="380" w:author="Alumno 10" w:date="2016-02-22T12:41:00Z">
        <w:r w:rsidR="00554E70">
          <w:t>ódulos y alumnos-módulos ya que</w:t>
        </w:r>
        <w:r w:rsidR="005E36DB">
          <w:t xml:space="preserve"> un certificado está compuesto por varios módulos y un módulo solo puede perten</w:t>
        </w:r>
      </w:ins>
      <w:ins w:id="381" w:author="Alumno 10" w:date="2016-02-22T12:42:00Z">
        <w:r w:rsidR="005E36DB">
          <w:t>e</w:t>
        </w:r>
      </w:ins>
      <w:ins w:id="382" w:author="Alumno 10" w:date="2016-02-22T12:41:00Z">
        <w:r w:rsidR="005E36DB">
          <w:t xml:space="preserve">cer a un certificado, </w:t>
        </w:r>
      </w:ins>
      <w:ins w:id="383" w:author="Alumno 10" w:date="2016-02-22T12:42:00Z">
        <w:r w:rsidR="005E36DB">
          <w:t>y un módulo se identifica por su porcentaje dentro del certificado y como tenemos la nota de alumno-modulo as</w:t>
        </w:r>
      </w:ins>
      <w:ins w:id="384" w:author="Alumno 10" w:date="2016-02-22T12:43:00Z">
        <w:r w:rsidR="005E36DB">
          <w:t>í que :</w:t>
        </w:r>
      </w:ins>
    </w:p>
    <w:p w:rsidR="005E36DB" w:rsidRDefault="005E36DB" w:rsidP="00227AA9">
      <w:pPr>
        <w:rPr>
          <w:ins w:id="385" w:author="Alumno 10" w:date="2016-02-22T12:49:00Z"/>
        </w:rPr>
      </w:pPr>
      <w:ins w:id="386" w:author="Alumno 10" w:date="2016-02-22T12:43:00Z">
        <w:r>
          <w:t>-Nota final = sumatorio(modulo.porcentaje*alumno-modulo.nota)</w:t>
        </w:r>
      </w:ins>
      <w:ins w:id="387" w:author="Alumno 10" w:date="2016-02-22T12:45:00Z">
        <w:r>
          <w:t>/100</w:t>
        </w:r>
      </w:ins>
      <w:ins w:id="388" w:author="Alumno 10" w:date="2016-02-22T12:46:00Z">
        <w:r w:rsidR="008564AA">
          <w:t xml:space="preserve"> .</w:t>
        </w:r>
      </w:ins>
    </w:p>
    <w:p w:rsidR="00E0048F" w:rsidRPr="005E2E8C" w:rsidRDefault="00E0048F" w:rsidP="00227AA9">
      <w:pPr>
        <w:rPr>
          <w:rPrChange w:id="389" w:author="Alumno 10" w:date="2016-02-22T12:28:00Z">
            <w:rPr/>
          </w:rPrChange>
        </w:rPr>
      </w:pPr>
      <w:bookmarkStart w:id="390" w:name="_GoBack"/>
      <w:ins w:id="391" w:author="Alumno 10" w:date="2016-02-22T12:49:00Z">
        <w:r>
          <w:rPr>
            <w:noProof/>
            <w:lang w:eastAsia="es-ES"/>
          </w:rPr>
          <w:lastRenderedPageBreak/>
          <w:drawing>
            <wp:inline distT="0" distB="0" distL="0" distR="0">
              <wp:extent cx="5400040" cy="4718050"/>
              <wp:effectExtent l="0" t="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55.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4718050"/>
                      </a:xfrm>
                      <a:prstGeom prst="rect">
                        <a:avLst/>
                      </a:prstGeom>
                    </pic:spPr>
                  </pic:pic>
                </a:graphicData>
              </a:graphic>
            </wp:inline>
          </w:drawing>
        </w:r>
      </w:ins>
      <w:bookmarkEnd w:id="390"/>
    </w:p>
    <w:p w:rsidR="00DC110A" w:rsidRDefault="00DC110A" w:rsidP="00DC110A">
      <w:pPr>
        <w:pStyle w:val="Ttulo1"/>
      </w:pPr>
      <w:r>
        <w:t>Implementación</w:t>
      </w:r>
    </w:p>
    <w:p w:rsidR="00DC110A" w:rsidRPr="00DC110A" w:rsidRDefault="00DC110A" w:rsidP="00DC110A"/>
    <w:p w:rsidR="00DC110A" w:rsidRPr="00DC110A" w:rsidRDefault="00DC110A" w:rsidP="00DC110A"/>
    <w:sectPr w:rsidR="00DC110A" w:rsidRPr="00DC110A" w:rsidSect="001900A5">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2C38CB4E"/>
    <w:lvl w:ilvl="0">
      <w:start w:val="1"/>
      <w:numFmt w:val="bullet"/>
      <w:pStyle w:val="Listaconvietas2"/>
      <w:lvlText w:val=""/>
      <w:lvlJc w:val="left"/>
      <w:pPr>
        <w:tabs>
          <w:tab w:val="num" w:pos="643"/>
        </w:tabs>
        <w:ind w:left="643" w:hanging="360"/>
      </w:pPr>
      <w:rPr>
        <w:rFonts w:ascii="Symbol" w:hAnsi="Symbol" w:hint="default"/>
      </w:rPr>
    </w:lvl>
  </w:abstractNum>
  <w:abstractNum w:abstractNumId="1" w15:restartNumberingAfterBreak="0">
    <w:nsid w:val="05A54D55"/>
    <w:multiLevelType w:val="hybridMultilevel"/>
    <w:tmpl w:val="F9C80482"/>
    <w:lvl w:ilvl="0" w:tplc="92CC2738">
      <w:numFmt w:val="bullet"/>
      <w:lvlText w:val="·"/>
      <w:lvlJc w:val="left"/>
      <w:pPr>
        <w:ind w:left="720" w:hanging="360"/>
      </w:pPr>
      <w:rPr>
        <w:rFonts w:ascii="Times New Roman" w:eastAsia="Calibr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E1E4B49"/>
    <w:multiLevelType w:val="hybridMultilevel"/>
    <w:tmpl w:val="3FD2C92A"/>
    <w:lvl w:ilvl="0" w:tplc="0C0A0001">
      <w:start w:val="1"/>
      <w:numFmt w:val="bullet"/>
      <w:lvlText w:val=""/>
      <w:lvlJc w:val="left"/>
      <w:pPr>
        <w:ind w:left="720" w:hanging="360"/>
      </w:pPr>
      <w:rPr>
        <w:rFonts w:ascii="Symbol" w:hAnsi="Symbol" w:hint="default"/>
      </w:rPr>
    </w:lvl>
    <w:lvl w:ilvl="1" w:tplc="F78690C0">
      <w:numFmt w:val="bullet"/>
      <w:lvlText w:val="·"/>
      <w:lvlJc w:val="left"/>
      <w:pPr>
        <w:ind w:left="1440" w:hanging="360"/>
      </w:pPr>
      <w:rPr>
        <w:rFonts w:ascii="Calibri" w:eastAsia="Calibri" w:hAnsi="Calibri"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783120A"/>
    <w:multiLevelType w:val="hybridMultilevel"/>
    <w:tmpl w:val="7E143C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AC5156C"/>
    <w:multiLevelType w:val="hybridMultilevel"/>
    <w:tmpl w:val="4DA07E72"/>
    <w:lvl w:ilvl="0" w:tplc="EFFE77B2">
      <w:numFmt w:val="bullet"/>
      <w:lvlText w:val="·"/>
      <w:lvlJc w:val="left"/>
      <w:pPr>
        <w:ind w:left="720" w:hanging="360"/>
      </w:pPr>
      <w:rPr>
        <w:rFonts w:ascii="Calibri" w:eastAsia="Calibri" w:hAnsi="Calibri"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056043B"/>
    <w:multiLevelType w:val="hybridMultilevel"/>
    <w:tmpl w:val="FA3C6814"/>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B3A5A6A"/>
    <w:multiLevelType w:val="multilevel"/>
    <w:tmpl w:val="E1A2A1C4"/>
    <w:lvl w:ilvl="0">
      <w:numFmt w:val="bullet"/>
      <w:lvlText w:val="·"/>
      <w:lvlJc w:val="left"/>
      <w:pPr>
        <w:tabs>
          <w:tab w:val="num" w:pos="720"/>
        </w:tabs>
        <w:ind w:left="720" w:hanging="360"/>
      </w:pPr>
      <w:rPr>
        <w:rFonts w:ascii="Calibri" w:eastAsia="Calibri" w:hAnsi="Calibri" w:cs="Times New Roman"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DD4270"/>
    <w:multiLevelType w:val="hybridMultilevel"/>
    <w:tmpl w:val="78FCEF9A"/>
    <w:lvl w:ilvl="0" w:tplc="92CC2738">
      <w:numFmt w:val="bullet"/>
      <w:lvlText w:val="·"/>
      <w:lvlJc w:val="left"/>
      <w:pPr>
        <w:ind w:left="630" w:hanging="360"/>
      </w:pPr>
      <w:rPr>
        <w:rFonts w:ascii="Times New Roman" w:eastAsia="Calibri" w:hAnsi="Times New Roman" w:cs="Times New Roman" w:hint="default"/>
      </w:rPr>
    </w:lvl>
    <w:lvl w:ilvl="1" w:tplc="0C0A0003">
      <w:start w:val="1"/>
      <w:numFmt w:val="bullet"/>
      <w:lvlText w:val="o"/>
      <w:lvlJc w:val="left"/>
      <w:pPr>
        <w:ind w:left="1350" w:hanging="360"/>
      </w:pPr>
      <w:rPr>
        <w:rFonts w:ascii="Courier New" w:hAnsi="Courier New" w:cs="Courier New" w:hint="default"/>
      </w:rPr>
    </w:lvl>
    <w:lvl w:ilvl="2" w:tplc="0C0A0005" w:tentative="1">
      <w:start w:val="1"/>
      <w:numFmt w:val="bullet"/>
      <w:lvlText w:val=""/>
      <w:lvlJc w:val="left"/>
      <w:pPr>
        <w:ind w:left="2070" w:hanging="360"/>
      </w:pPr>
      <w:rPr>
        <w:rFonts w:ascii="Wingdings" w:hAnsi="Wingdings" w:hint="default"/>
      </w:rPr>
    </w:lvl>
    <w:lvl w:ilvl="3" w:tplc="0C0A0001" w:tentative="1">
      <w:start w:val="1"/>
      <w:numFmt w:val="bullet"/>
      <w:lvlText w:val=""/>
      <w:lvlJc w:val="left"/>
      <w:pPr>
        <w:ind w:left="2790" w:hanging="360"/>
      </w:pPr>
      <w:rPr>
        <w:rFonts w:ascii="Symbol" w:hAnsi="Symbol" w:hint="default"/>
      </w:rPr>
    </w:lvl>
    <w:lvl w:ilvl="4" w:tplc="0C0A0003" w:tentative="1">
      <w:start w:val="1"/>
      <w:numFmt w:val="bullet"/>
      <w:lvlText w:val="o"/>
      <w:lvlJc w:val="left"/>
      <w:pPr>
        <w:ind w:left="3510" w:hanging="360"/>
      </w:pPr>
      <w:rPr>
        <w:rFonts w:ascii="Courier New" w:hAnsi="Courier New" w:cs="Courier New" w:hint="default"/>
      </w:rPr>
    </w:lvl>
    <w:lvl w:ilvl="5" w:tplc="0C0A0005" w:tentative="1">
      <w:start w:val="1"/>
      <w:numFmt w:val="bullet"/>
      <w:lvlText w:val=""/>
      <w:lvlJc w:val="left"/>
      <w:pPr>
        <w:ind w:left="4230" w:hanging="360"/>
      </w:pPr>
      <w:rPr>
        <w:rFonts w:ascii="Wingdings" w:hAnsi="Wingdings" w:hint="default"/>
      </w:rPr>
    </w:lvl>
    <w:lvl w:ilvl="6" w:tplc="0C0A0001" w:tentative="1">
      <w:start w:val="1"/>
      <w:numFmt w:val="bullet"/>
      <w:lvlText w:val=""/>
      <w:lvlJc w:val="left"/>
      <w:pPr>
        <w:ind w:left="4950" w:hanging="360"/>
      </w:pPr>
      <w:rPr>
        <w:rFonts w:ascii="Symbol" w:hAnsi="Symbol" w:hint="default"/>
      </w:rPr>
    </w:lvl>
    <w:lvl w:ilvl="7" w:tplc="0C0A0003" w:tentative="1">
      <w:start w:val="1"/>
      <w:numFmt w:val="bullet"/>
      <w:lvlText w:val="o"/>
      <w:lvlJc w:val="left"/>
      <w:pPr>
        <w:ind w:left="5670" w:hanging="360"/>
      </w:pPr>
      <w:rPr>
        <w:rFonts w:ascii="Courier New" w:hAnsi="Courier New" w:cs="Courier New" w:hint="default"/>
      </w:rPr>
    </w:lvl>
    <w:lvl w:ilvl="8" w:tplc="0C0A0005" w:tentative="1">
      <w:start w:val="1"/>
      <w:numFmt w:val="bullet"/>
      <w:lvlText w:val=""/>
      <w:lvlJc w:val="left"/>
      <w:pPr>
        <w:ind w:left="6390" w:hanging="360"/>
      </w:pPr>
      <w:rPr>
        <w:rFonts w:ascii="Wingdings" w:hAnsi="Wingdings" w:hint="default"/>
      </w:rPr>
    </w:lvl>
  </w:abstractNum>
  <w:abstractNum w:abstractNumId="8" w15:restartNumberingAfterBreak="0">
    <w:nsid w:val="59207B56"/>
    <w:multiLevelType w:val="hybridMultilevel"/>
    <w:tmpl w:val="CC1838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0B84872"/>
    <w:multiLevelType w:val="hybridMultilevel"/>
    <w:tmpl w:val="1CB2517E"/>
    <w:lvl w:ilvl="0" w:tplc="92CC2738">
      <w:numFmt w:val="bullet"/>
      <w:lvlText w:val="·"/>
      <w:lvlJc w:val="left"/>
      <w:pPr>
        <w:ind w:left="840" w:hanging="360"/>
      </w:pPr>
      <w:rPr>
        <w:rFonts w:ascii="Times New Roman" w:eastAsia="Calibri" w:hAnsi="Times New Roman" w:cs="Times New Roman" w:hint="default"/>
      </w:rPr>
    </w:lvl>
    <w:lvl w:ilvl="1" w:tplc="0C0A0003" w:tentative="1">
      <w:start w:val="1"/>
      <w:numFmt w:val="bullet"/>
      <w:lvlText w:val="o"/>
      <w:lvlJc w:val="left"/>
      <w:pPr>
        <w:ind w:left="1650" w:hanging="360"/>
      </w:pPr>
      <w:rPr>
        <w:rFonts w:ascii="Courier New" w:hAnsi="Courier New" w:cs="Courier New" w:hint="default"/>
      </w:rPr>
    </w:lvl>
    <w:lvl w:ilvl="2" w:tplc="0C0A0005" w:tentative="1">
      <w:start w:val="1"/>
      <w:numFmt w:val="bullet"/>
      <w:lvlText w:val=""/>
      <w:lvlJc w:val="left"/>
      <w:pPr>
        <w:ind w:left="2370" w:hanging="360"/>
      </w:pPr>
      <w:rPr>
        <w:rFonts w:ascii="Wingdings" w:hAnsi="Wingdings" w:hint="default"/>
      </w:rPr>
    </w:lvl>
    <w:lvl w:ilvl="3" w:tplc="0C0A0001" w:tentative="1">
      <w:start w:val="1"/>
      <w:numFmt w:val="bullet"/>
      <w:lvlText w:val=""/>
      <w:lvlJc w:val="left"/>
      <w:pPr>
        <w:ind w:left="3090" w:hanging="360"/>
      </w:pPr>
      <w:rPr>
        <w:rFonts w:ascii="Symbol" w:hAnsi="Symbol" w:hint="default"/>
      </w:rPr>
    </w:lvl>
    <w:lvl w:ilvl="4" w:tplc="0C0A0003" w:tentative="1">
      <w:start w:val="1"/>
      <w:numFmt w:val="bullet"/>
      <w:lvlText w:val="o"/>
      <w:lvlJc w:val="left"/>
      <w:pPr>
        <w:ind w:left="3810" w:hanging="360"/>
      </w:pPr>
      <w:rPr>
        <w:rFonts w:ascii="Courier New" w:hAnsi="Courier New" w:cs="Courier New" w:hint="default"/>
      </w:rPr>
    </w:lvl>
    <w:lvl w:ilvl="5" w:tplc="0C0A0005" w:tentative="1">
      <w:start w:val="1"/>
      <w:numFmt w:val="bullet"/>
      <w:lvlText w:val=""/>
      <w:lvlJc w:val="left"/>
      <w:pPr>
        <w:ind w:left="4530" w:hanging="360"/>
      </w:pPr>
      <w:rPr>
        <w:rFonts w:ascii="Wingdings" w:hAnsi="Wingdings" w:hint="default"/>
      </w:rPr>
    </w:lvl>
    <w:lvl w:ilvl="6" w:tplc="0C0A0001" w:tentative="1">
      <w:start w:val="1"/>
      <w:numFmt w:val="bullet"/>
      <w:lvlText w:val=""/>
      <w:lvlJc w:val="left"/>
      <w:pPr>
        <w:ind w:left="5250" w:hanging="360"/>
      </w:pPr>
      <w:rPr>
        <w:rFonts w:ascii="Symbol" w:hAnsi="Symbol" w:hint="default"/>
      </w:rPr>
    </w:lvl>
    <w:lvl w:ilvl="7" w:tplc="0C0A0003" w:tentative="1">
      <w:start w:val="1"/>
      <w:numFmt w:val="bullet"/>
      <w:lvlText w:val="o"/>
      <w:lvlJc w:val="left"/>
      <w:pPr>
        <w:ind w:left="5970" w:hanging="360"/>
      </w:pPr>
      <w:rPr>
        <w:rFonts w:ascii="Courier New" w:hAnsi="Courier New" w:cs="Courier New" w:hint="default"/>
      </w:rPr>
    </w:lvl>
    <w:lvl w:ilvl="8" w:tplc="0C0A0005" w:tentative="1">
      <w:start w:val="1"/>
      <w:numFmt w:val="bullet"/>
      <w:lvlText w:val=""/>
      <w:lvlJc w:val="left"/>
      <w:pPr>
        <w:ind w:left="6690" w:hanging="360"/>
      </w:pPr>
      <w:rPr>
        <w:rFonts w:ascii="Wingdings" w:hAnsi="Wingdings" w:hint="default"/>
      </w:rPr>
    </w:lvl>
  </w:abstractNum>
  <w:abstractNum w:abstractNumId="10" w15:restartNumberingAfterBreak="0">
    <w:nsid w:val="67CA02D4"/>
    <w:multiLevelType w:val="hybridMultilevel"/>
    <w:tmpl w:val="7610C01C"/>
    <w:lvl w:ilvl="0" w:tplc="0C0A0001">
      <w:start w:val="1"/>
      <w:numFmt w:val="bullet"/>
      <w:lvlText w:val=""/>
      <w:lvlJc w:val="left"/>
      <w:pPr>
        <w:ind w:left="930" w:hanging="360"/>
      </w:pPr>
      <w:rPr>
        <w:rFonts w:ascii="Symbol" w:hAnsi="Symbol" w:hint="default"/>
      </w:rPr>
    </w:lvl>
    <w:lvl w:ilvl="1" w:tplc="0C0A0003" w:tentative="1">
      <w:start w:val="1"/>
      <w:numFmt w:val="bullet"/>
      <w:lvlText w:val="o"/>
      <w:lvlJc w:val="left"/>
      <w:pPr>
        <w:ind w:left="1650" w:hanging="360"/>
      </w:pPr>
      <w:rPr>
        <w:rFonts w:ascii="Courier New" w:hAnsi="Courier New" w:cs="Courier New" w:hint="default"/>
      </w:rPr>
    </w:lvl>
    <w:lvl w:ilvl="2" w:tplc="0C0A0005" w:tentative="1">
      <w:start w:val="1"/>
      <w:numFmt w:val="bullet"/>
      <w:lvlText w:val=""/>
      <w:lvlJc w:val="left"/>
      <w:pPr>
        <w:ind w:left="2370" w:hanging="360"/>
      </w:pPr>
      <w:rPr>
        <w:rFonts w:ascii="Wingdings" w:hAnsi="Wingdings" w:hint="default"/>
      </w:rPr>
    </w:lvl>
    <w:lvl w:ilvl="3" w:tplc="0C0A0001" w:tentative="1">
      <w:start w:val="1"/>
      <w:numFmt w:val="bullet"/>
      <w:lvlText w:val=""/>
      <w:lvlJc w:val="left"/>
      <w:pPr>
        <w:ind w:left="3090" w:hanging="360"/>
      </w:pPr>
      <w:rPr>
        <w:rFonts w:ascii="Symbol" w:hAnsi="Symbol" w:hint="default"/>
      </w:rPr>
    </w:lvl>
    <w:lvl w:ilvl="4" w:tplc="0C0A0003" w:tentative="1">
      <w:start w:val="1"/>
      <w:numFmt w:val="bullet"/>
      <w:lvlText w:val="o"/>
      <w:lvlJc w:val="left"/>
      <w:pPr>
        <w:ind w:left="3810" w:hanging="360"/>
      </w:pPr>
      <w:rPr>
        <w:rFonts w:ascii="Courier New" w:hAnsi="Courier New" w:cs="Courier New" w:hint="default"/>
      </w:rPr>
    </w:lvl>
    <w:lvl w:ilvl="5" w:tplc="0C0A0005" w:tentative="1">
      <w:start w:val="1"/>
      <w:numFmt w:val="bullet"/>
      <w:lvlText w:val=""/>
      <w:lvlJc w:val="left"/>
      <w:pPr>
        <w:ind w:left="4530" w:hanging="360"/>
      </w:pPr>
      <w:rPr>
        <w:rFonts w:ascii="Wingdings" w:hAnsi="Wingdings" w:hint="default"/>
      </w:rPr>
    </w:lvl>
    <w:lvl w:ilvl="6" w:tplc="0C0A0001" w:tentative="1">
      <w:start w:val="1"/>
      <w:numFmt w:val="bullet"/>
      <w:lvlText w:val=""/>
      <w:lvlJc w:val="left"/>
      <w:pPr>
        <w:ind w:left="5250" w:hanging="360"/>
      </w:pPr>
      <w:rPr>
        <w:rFonts w:ascii="Symbol" w:hAnsi="Symbol" w:hint="default"/>
      </w:rPr>
    </w:lvl>
    <w:lvl w:ilvl="7" w:tplc="0C0A0003" w:tentative="1">
      <w:start w:val="1"/>
      <w:numFmt w:val="bullet"/>
      <w:lvlText w:val="o"/>
      <w:lvlJc w:val="left"/>
      <w:pPr>
        <w:ind w:left="5970" w:hanging="360"/>
      </w:pPr>
      <w:rPr>
        <w:rFonts w:ascii="Courier New" w:hAnsi="Courier New" w:cs="Courier New" w:hint="default"/>
      </w:rPr>
    </w:lvl>
    <w:lvl w:ilvl="8" w:tplc="0C0A0005" w:tentative="1">
      <w:start w:val="1"/>
      <w:numFmt w:val="bullet"/>
      <w:lvlText w:val=""/>
      <w:lvlJc w:val="left"/>
      <w:pPr>
        <w:ind w:left="6690" w:hanging="360"/>
      </w:pPr>
      <w:rPr>
        <w:rFonts w:ascii="Wingdings" w:hAnsi="Wingdings" w:hint="default"/>
      </w:rPr>
    </w:lvl>
  </w:abstractNum>
  <w:abstractNum w:abstractNumId="11" w15:restartNumberingAfterBreak="0">
    <w:nsid w:val="67F455AD"/>
    <w:multiLevelType w:val="multilevel"/>
    <w:tmpl w:val="20EC6E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B3F2C4A"/>
    <w:multiLevelType w:val="hybridMultilevel"/>
    <w:tmpl w:val="B3B0D57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3" w15:restartNumberingAfterBreak="0">
    <w:nsid w:val="7C02250D"/>
    <w:multiLevelType w:val="multilevel"/>
    <w:tmpl w:val="7FA421A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7CD24E2E"/>
    <w:multiLevelType w:val="hybridMultilevel"/>
    <w:tmpl w:val="231C51CE"/>
    <w:lvl w:ilvl="0" w:tplc="796A396A">
      <w:numFmt w:val="bullet"/>
      <w:lvlText w:val="-"/>
      <w:lvlJc w:val="left"/>
      <w:pPr>
        <w:ind w:left="1069" w:hanging="360"/>
      </w:pPr>
      <w:rPr>
        <w:rFonts w:ascii="Times New Roman" w:eastAsia="Calibri" w:hAnsi="Times New Roman" w:cs="Times New Roman"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5" w15:restartNumberingAfterBreak="0">
    <w:nsid w:val="7FA526F2"/>
    <w:multiLevelType w:val="hybridMultilevel"/>
    <w:tmpl w:val="53DCB97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3"/>
  </w:num>
  <w:num w:numId="2">
    <w:abstractNumId w:val="10"/>
  </w:num>
  <w:num w:numId="3">
    <w:abstractNumId w:val="7"/>
  </w:num>
  <w:num w:numId="4">
    <w:abstractNumId w:val="9"/>
  </w:num>
  <w:num w:numId="5">
    <w:abstractNumId w:val="12"/>
  </w:num>
  <w:num w:numId="6">
    <w:abstractNumId w:val="3"/>
  </w:num>
  <w:num w:numId="7">
    <w:abstractNumId w:val="15"/>
  </w:num>
  <w:num w:numId="8">
    <w:abstractNumId w:val="1"/>
  </w:num>
  <w:num w:numId="9">
    <w:abstractNumId w:val="2"/>
  </w:num>
  <w:num w:numId="10">
    <w:abstractNumId w:val="8"/>
  </w:num>
  <w:num w:numId="11">
    <w:abstractNumId w:val="4"/>
  </w:num>
  <w:num w:numId="12">
    <w:abstractNumId w:val="11"/>
  </w:num>
  <w:num w:numId="13">
    <w:abstractNumId w:val="6"/>
  </w:num>
  <w:num w:numId="14">
    <w:abstractNumId w:val="5"/>
  </w:num>
  <w:num w:numId="15">
    <w:abstractNumId w:val="14"/>
  </w:num>
  <w:num w:numId="1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lumno2">
    <w15:presenceInfo w15:providerId="None" w15:userId="alumno2"/>
  </w15:person>
  <w15:person w15:author="Alumno 10">
    <w15:presenceInfo w15:providerId="None" w15:userId="Alumno 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00A5"/>
    <w:rsid w:val="00005475"/>
    <w:rsid w:val="00044061"/>
    <w:rsid w:val="000536AA"/>
    <w:rsid w:val="000963C3"/>
    <w:rsid w:val="000D732C"/>
    <w:rsid w:val="000F4C0D"/>
    <w:rsid w:val="001026C8"/>
    <w:rsid w:val="00137061"/>
    <w:rsid w:val="001563FD"/>
    <w:rsid w:val="001900A5"/>
    <w:rsid w:val="001B59BD"/>
    <w:rsid w:val="001B7FB3"/>
    <w:rsid w:val="001D02E6"/>
    <w:rsid w:val="001F1537"/>
    <w:rsid w:val="00215C9A"/>
    <w:rsid w:val="00227AA9"/>
    <w:rsid w:val="00264572"/>
    <w:rsid w:val="00266A77"/>
    <w:rsid w:val="00271379"/>
    <w:rsid w:val="002807A2"/>
    <w:rsid w:val="00293B12"/>
    <w:rsid w:val="002A65C8"/>
    <w:rsid w:val="002A784D"/>
    <w:rsid w:val="002E6AA5"/>
    <w:rsid w:val="00305E08"/>
    <w:rsid w:val="00375A32"/>
    <w:rsid w:val="003D7775"/>
    <w:rsid w:val="003D79CF"/>
    <w:rsid w:val="00427155"/>
    <w:rsid w:val="004C1111"/>
    <w:rsid w:val="004E4193"/>
    <w:rsid w:val="005500EA"/>
    <w:rsid w:val="00554E70"/>
    <w:rsid w:val="00574581"/>
    <w:rsid w:val="00574880"/>
    <w:rsid w:val="005A4FE0"/>
    <w:rsid w:val="005A79EE"/>
    <w:rsid w:val="005B7992"/>
    <w:rsid w:val="005C736E"/>
    <w:rsid w:val="005E2E8C"/>
    <w:rsid w:val="005E36DB"/>
    <w:rsid w:val="006419F4"/>
    <w:rsid w:val="0065363C"/>
    <w:rsid w:val="00671FB0"/>
    <w:rsid w:val="006D5E34"/>
    <w:rsid w:val="006E0228"/>
    <w:rsid w:val="00701FDB"/>
    <w:rsid w:val="00773E5F"/>
    <w:rsid w:val="00784BDE"/>
    <w:rsid w:val="0080211D"/>
    <w:rsid w:val="00807EAC"/>
    <w:rsid w:val="0081386B"/>
    <w:rsid w:val="008148BA"/>
    <w:rsid w:val="008564AA"/>
    <w:rsid w:val="00870502"/>
    <w:rsid w:val="008C028A"/>
    <w:rsid w:val="008D79D0"/>
    <w:rsid w:val="008E2910"/>
    <w:rsid w:val="008E6A93"/>
    <w:rsid w:val="00916988"/>
    <w:rsid w:val="009273F4"/>
    <w:rsid w:val="00996F0E"/>
    <w:rsid w:val="00A16D80"/>
    <w:rsid w:val="00A342E2"/>
    <w:rsid w:val="00A738F7"/>
    <w:rsid w:val="00A849C2"/>
    <w:rsid w:val="00AA0A37"/>
    <w:rsid w:val="00AA16A9"/>
    <w:rsid w:val="00AE1069"/>
    <w:rsid w:val="00AF38D4"/>
    <w:rsid w:val="00B03903"/>
    <w:rsid w:val="00B454B0"/>
    <w:rsid w:val="00B56FE3"/>
    <w:rsid w:val="00B80B58"/>
    <w:rsid w:val="00BB62B7"/>
    <w:rsid w:val="00BC4F98"/>
    <w:rsid w:val="00BE4841"/>
    <w:rsid w:val="00BF77D5"/>
    <w:rsid w:val="00C01338"/>
    <w:rsid w:val="00C3455B"/>
    <w:rsid w:val="00C5296A"/>
    <w:rsid w:val="00C71936"/>
    <w:rsid w:val="00C84B99"/>
    <w:rsid w:val="00C90F0E"/>
    <w:rsid w:val="00D14AFF"/>
    <w:rsid w:val="00D30401"/>
    <w:rsid w:val="00D44C15"/>
    <w:rsid w:val="00D93951"/>
    <w:rsid w:val="00DC110A"/>
    <w:rsid w:val="00E0048F"/>
    <w:rsid w:val="00E137FE"/>
    <w:rsid w:val="00E21EA2"/>
    <w:rsid w:val="00E41ED1"/>
    <w:rsid w:val="00E84C00"/>
    <w:rsid w:val="00E91B4C"/>
    <w:rsid w:val="00EB7577"/>
    <w:rsid w:val="00EC5ED2"/>
    <w:rsid w:val="00ED1233"/>
    <w:rsid w:val="00ED1734"/>
    <w:rsid w:val="00EE1555"/>
    <w:rsid w:val="00F21336"/>
    <w:rsid w:val="00F6193B"/>
    <w:rsid w:val="00F72F7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2087B2"/>
  <w15:docId w15:val="{4351FB1D-3377-4B49-9100-111610D1D1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900A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66A7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900A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ES"/>
    </w:rPr>
  </w:style>
  <w:style w:type="character" w:customStyle="1" w:styleId="TtuloCar">
    <w:name w:val="Título Car"/>
    <w:basedOn w:val="Fuentedeprrafopredeter"/>
    <w:link w:val="Ttulo"/>
    <w:uiPriority w:val="10"/>
    <w:rsid w:val="001900A5"/>
    <w:rPr>
      <w:rFonts w:asciiTheme="majorHAnsi" w:eastAsiaTheme="majorEastAsia" w:hAnsiTheme="majorHAnsi" w:cstheme="majorBidi"/>
      <w:color w:val="17365D" w:themeColor="text2" w:themeShade="BF"/>
      <w:spacing w:val="5"/>
      <w:kern w:val="28"/>
      <w:sz w:val="52"/>
      <w:szCs w:val="52"/>
      <w:lang w:eastAsia="es-ES"/>
    </w:rPr>
  </w:style>
  <w:style w:type="paragraph" w:styleId="Subttulo">
    <w:name w:val="Subtitle"/>
    <w:basedOn w:val="Normal"/>
    <w:next w:val="Normal"/>
    <w:link w:val="SubttuloCar"/>
    <w:uiPriority w:val="11"/>
    <w:qFormat/>
    <w:rsid w:val="001900A5"/>
    <w:pPr>
      <w:numPr>
        <w:ilvl w:val="1"/>
      </w:numPr>
    </w:pPr>
    <w:rPr>
      <w:rFonts w:asciiTheme="majorHAnsi" w:eastAsiaTheme="majorEastAsia" w:hAnsiTheme="majorHAnsi" w:cstheme="majorBidi"/>
      <w:i/>
      <w:iCs/>
      <w:color w:val="4F81BD" w:themeColor="accent1"/>
      <w:spacing w:val="15"/>
      <w:sz w:val="24"/>
      <w:szCs w:val="24"/>
      <w:lang w:eastAsia="es-ES"/>
    </w:rPr>
  </w:style>
  <w:style w:type="character" w:customStyle="1" w:styleId="SubttuloCar">
    <w:name w:val="Subtítulo Car"/>
    <w:basedOn w:val="Fuentedeprrafopredeter"/>
    <w:link w:val="Subttulo"/>
    <w:uiPriority w:val="11"/>
    <w:rsid w:val="001900A5"/>
    <w:rPr>
      <w:rFonts w:asciiTheme="majorHAnsi" w:eastAsiaTheme="majorEastAsia" w:hAnsiTheme="majorHAnsi" w:cstheme="majorBidi"/>
      <w:i/>
      <w:iCs/>
      <w:color w:val="4F81BD" w:themeColor="accent1"/>
      <w:spacing w:val="15"/>
      <w:sz w:val="24"/>
      <w:szCs w:val="24"/>
      <w:lang w:eastAsia="es-ES"/>
    </w:rPr>
  </w:style>
  <w:style w:type="paragraph" w:styleId="Textodeglobo">
    <w:name w:val="Balloon Text"/>
    <w:basedOn w:val="Normal"/>
    <w:link w:val="TextodegloboCar"/>
    <w:uiPriority w:val="99"/>
    <w:semiHidden/>
    <w:unhideWhenUsed/>
    <w:rsid w:val="001900A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900A5"/>
    <w:rPr>
      <w:rFonts w:ascii="Tahoma" w:hAnsi="Tahoma" w:cs="Tahoma"/>
      <w:sz w:val="16"/>
      <w:szCs w:val="16"/>
    </w:rPr>
  </w:style>
  <w:style w:type="character" w:customStyle="1" w:styleId="Ttulo1Car">
    <w:name w:val="Título 1 Car"/>
    <w:basedOn w:val="Fuentedeprrafopredeter"/>
    <w:link w:val="Ttulo1"/>
    <w:uiPriority w:val="9"/>
    <w:rsid w:val="001900A5"/>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266A77"/>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266A77"/>
    <w:pPr>
      <w:ind w:left="720"/>
      <w:contextualSpacing/>
    </w:pPr>
  </w:style>
  <w:style w:type="paragraph" w:styleId="Textoindependiente">
    <w:name w:val="Body Text"/>
    <w:basedOn w:val="Normal"/>
    <w:link w:val="TextoindependienteCar"/>
    <w:uiPriority w:val="99"/>
    <w:semiHidden/>
    <w:unhideWhenUsed/>
    <w:rsid w:val="000536AA"/>
    <w:pPr>
      <w:spacing w:after="120"/>
    </w:pPr>
  </w:style>
  <w:style w:type="character" w:customStyle="1" w:styleId="TextoindependienteCar">
    <w:name w:val="Texto independiente Car"/>
    <w:basedOn w:val="Fuentedeprrafopredeter"/>
    <w:link w:val="Textoindependiente"/>
    <w:uiPriority w:val="99"/>
    <w:semiHidden/>
    <w:rsid w:val="000536AA"/>
  </w:style>
  <w:style w:type="paragraph" w:styleId="Textoindependienteprimerasangra">
    <w:name w:val="Body Text First Indent"/>
    <w:basedOn w:val="Textoindependiente"/>
    <w:link w:val="TextoindependienteprimerasangraCar"/>
    <w:uiPriority w:val="99"/>
    <w:unhideWhenUsed/>
    <w:rsid w:val="000536AA"/>
    <w:pPr>
      <w:spacing w:line="259" w:lineRule="auto"/>
      <w:ind w:firstLine="210"/>
    </w:pPr>
    <w:rPr>
      <w:rFonts w:ascii="Times New Roman" w:eastAsia="Calibri" w:hAnsi="Times New Roman" w:cs="Times New Roman"/>
      <w:sz w:val="24"/>
      <w:lang w:eastAsia="es-ES"/>
    </w:rPr>
  </w:style>
  <w:style w:type="character" w:customStyle="1" w:styleId="TextoindependienteprimerasangraCar">
    <w:name w:val="Texto independiente primera sangría Car"/>
    <w:basedOn w:val="TextoindependienteCar"/>
    <w:link w:val="Textoindependienteprimerasangra"/>
    <w:uiPriority w:val="99"/>
    <w:rsid w:val="000536AA"/>
    <w:rPr>
      <w:rFonts w:ascii="Times New Roman" w:eastAsia="Calibri" w:hAnsi="Times New Roman" w:cs="Times New Roman"/>
      <w:sz w:val="24"/>
      <w:lang w:eastAsia="es-ES"/>
    </w:rPr>
  </w:style>
  <w:style w:type="table" w:styleId="Tablaconcuadrcula">
    <w:name w:val="Table Grid"/>
    <w:basedOn w:val="Tablanormal"/>
    <w:uiPriority w:val="59"/>
    <w:rsid w:val="008E6A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convietas2">
    <w:name w:val="List Bullet 2"/>
    <w:basedOn w:val="Normal"/>
    <w:uiPriority w:val="99"/>
    <w:unhideWhenUsed/>
    <w:rsid w:val="006D5E34"/>
    <w:pPr>
      <w:numPr>
        <w:numId w:val="16"/>
      </w:numPr>
      <w:spacing w:after="160" w:line="259" w:lineRule="auto"/>
      <w:contextualSpacing/>
    </w:pPr>
    <w:rPr>
      <w:rFonts w:ascii="Times New Roman" w:eastAsia="Calibri" w:hAnsi="Times New Roman" w:cs="Times New Roman"/>
      <w:sz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22374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image" Target="media/image11.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2998535FFBD461392DD92F21AD583F9"/>
        <w:category>
          <w:name w:val="General"/>
          <w:gallery w:val="placeholder"/>
        </w:category>
        <w:types>
          <w:type w:val="bbPlcHdr"/>
        </w:types>
        <w:behaviors>
          <w:behavior w:val="content"/>
        </w:behaviors>
        <w:guid w:val="{F1C84012-3A72-420A-95A6-9AC9D037FA43}"/>
      </w:docPartPr>
      <w:docPartBody>
        <w:p w:rsidR="00E13A5A" w:rsidRDefault="00815729" w:rsidP="00815729">
          <w:pPr>
            <w:pStyle w:val="32998535FFBD461392DD92F21AD583F9"/>
          </w:pPr>
          <w:r>
            <w:rPr>
              <w:rFonts w:asciiTheme="majorHAnsi" w:hAnsiTheme="majorHAnsi"/>
              <w:sz w:val="80"/>
              <w:szCs w:val="80"/>
            </w:rPr>
            <w:t>[Escriba el título del documento]</w:t>
          </w:r>
        </w:p>
      </w:docPartBody>
    </w:docPart>
    <w:docPart>
      <w:docPartPr>
        <w:name w:val="5ED0258E2BEC4FEAB2100187957B70C9"/>
        <w:category>
          <w:name w:val="General"/>
          <w:gallery w:val="placeholder"/>
        </w:category>
        <w:types>
          <w:type w:val="bbPlcHdr"/>
        </w:types>
        <w:behaviors>
          <w:behavior w:val="content"/>
        </w:behaviors>
        <w:guid w:val="{5D7F1BD9-293B-4F35-A8DC-DE106A2FD44E}"/>
      </w:docPartPr>
      <w:docPartBody>
        <w:p w:rsidR="00E13A5A" w:rsidRDefault="00815729" w:rsidP="00815729">
          <w:pPr>
            <w:pStyle w:val="5ED0258E2BEC4FEAB2100187957B70C9"/>
          </w:pPr>
          <w:r>
            <w:rPr>
              <w:rFonts w:asciiTheme="majorHAnsi" w:hAnsiTheme="majorHAnsi"/>
              <w:sz w:val="44"/>
              <w:szCs w:val="44"/>
            </w:rPr>
            <w:t>[Escriba el 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5729"/>
    <w:rsid w:val="006F2099"/>
    <w:rsid w:val="007A6D38"/>
    <w:rsid w:val="00815729"/>
    <w:rsid w:val="00BA59E1"/>
    <w:rsid w:val="00CB0F46"/>
    <w:rsid w:val="00D2285B"/>
    <w:rsid w:val="00D731CC"/>
    <w:rsid w:val="00E13A5A"/>
    <w:rsid w:val="00E9141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2998535FFBD461392DD92F21AD583F9">
    <w:name w:val="32998535FFBD461392DD92F21AD583F9"/>
    <w:rsid w:val="00815729"/>
  </w:style>
  <w:style w:type="paragraph" w:customStyle="1" w:styleId="5ED0258E2BEC4FEAB2100187957B70C9">
    <w:name w:val="5ED0258E2BEC4FEAB2100187957B70C9"/>
    <w:rsid w:val="00815729"/>
  </w:style>
  <w:style w:type="paragraph" w:customStyle="1" w:styleId="878A7051E6C744F588038E23B55EE915">
    <w:name w:val="878A7051E6C744F588038E23B55EE915"/>
    <w:rsid w:val="0081572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A73172-A341-48A6-B55B-B0C51534F2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17</Pages>
  <Words>2370</Words>
  <Characters>13040</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Aplicación de escritorio para la gestión de alumnos y certificados</vt:lpstr>
    </vt:vector>
  </TitlesOfParts>
  <Company/>
  <LinksUpToDate>false</LinksUpToDate>
  <CharactersWithSpaces>15380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Aplicación de escritorio para la gestión de alumnos y certificados</dc:title>
  <dc:subject>Memoria</dc:subject>
  <dc:creator>Usuario</dc:creator>
  <cp:lastModifiedBy>Alumno 10</cp:lastModifiedBy>
  <cp:revision>61</cp:revision>
  <dcterms:created xsi:type="dcterms:W3CDTF">2016-02-17T11:14:00Z</dcterms:created>
  <dcterms:modified xsi:type="dcterms:W3CDTF">2016-02-22T11:49:00Z</dcterms:modified>
</cp:coreProperties>
</file>